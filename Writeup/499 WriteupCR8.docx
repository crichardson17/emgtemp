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77777777" w:rsidR="001E650F" w:rsidRDefault="001E650F"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w:t>
      </w:r>
      <w:r w:rsidR="00FE0C4F">
        <w:lastRenderedPageBreak/>
        <w:t xml:space="preserve">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w:t>
      </w:r>
      <w:r w:rsidR="002F3629">
        <w:lastRenderedPageBreak/>
        <w:t>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lastRenderedPageBreak/>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B46E3F"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ins w:id="0" w:author="Chris Richardson" w:date="2019-03-22T20:59:00Z"/>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0DA7BF71" w14:textId="325A8C73" w:rsidR="009C1952" w:rsidDel="009C1952" w:rsidRDefault="00032C9E" w:rsidP="009C1952">
      <w:pPr>
        <w:rPr>
          <w:del w:id="1" w:author="Chris Richardson" w:date="2019-03-22T19:32:00Z"/>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del w:id="2" w:author="Chris Richardson" w:date="2019-03-22T19:32:00Z">
        <w:r w:rsidR="005E0936" w:rsidRPr="00711F8C" w:rsidDel="009C1952">
          <w:rPr>
            <w:rFonts w:ascii="Times New Roman" w:eastAsia="Times New Roman" w:hAnsi="Times New Roman" w:cs="Times New Roman"/>
            <w:i/>
            <w:iCs/>
            <w:color w:val="000080"/>
            <w:shd w:val="clear" w:color="auto" w:fill="FFFFFF"/>
            <w:rPrChange w:id="3" w:author="Chris Richardson" w:date="2019-03-22T19:34:00Z">
              <w:rPr>
                <w:rFonts w:ascii="Times" w:eastAsia="Times New Roman" w:hAnsi="Times"/>
                <w:i/>
                <w:iCs/>
                <w:color w:val="000080"/>
                <w:sz w:val="27"/>
                <w:szCs w:val="27"/>
                <w:shd w:val="clear" w:color="auto" w:fill="FFFFFF"/>
              </w:rPr>
            </w:rPrChange>
          </w:rPr>
          <w:delText xml:space="preserve"> </w:delText>
        </w:r>
      </w:del>
      <w:r w:rsidR="005E0936" w:rsidRPr="00711F8C">
        <w:rPr>
          <w:rFonts w:ascii="Times New Roman" w:eastAsia="Times New Roman" w:hAnsi="Times New Roman" w:cs="Times New Roman"/>
          <w:i/>
          <w:iCs/>
          <w:color w:val="000080"/>
          <w:shd w:val="clear" w:color="auto" w:fill="FFFFFF"/>
          <w:rPrChange w:id="4" w:author="Chris Richardson" w:date="2019-03-22T19:34:00Z">
            <w:rPr>
              <w:rFonts w:ascii="Times" w:eastAsia="Times New Roman" w:hAnsi="Times" w:cs="Times New Roman"/>
              <w:i/>
              <w:iCs/>
              <w:color w:val="000080"/>
              <w:sz w:val="27"/>
              <w:szCs w:val="27"/>
              <w:shd w:val="clear" w:color="auto" w:fill="FFFFFF"/>
            </w:rPr>
          </w:rPrChange>
        </w:rPr>
        <w:t>Z</w:t>
      </w:r>
      <w:r w:rsidR="009C1952" w:rsidRPr="009C1952">
        <w:rPr>
          <w:rFonts w:ascii="Segoe UI Symbol" w:hAnsi="Segoe UI Symbol" w:cs="Segoe UI Symbol"/>
          <w:color w:val="222222"/>
          <w:shd w:val="clear" w:color="auto" w:fill="F8F9FA"/>
          <w:vertAlign w:val="subscript"/>
          <w:rPrChange w:id="5" w:author="Chris Richardson" w:date="2019-03-22T19:33:00Z">
            <w:rPr>
              <w:rFonts w:ascii="Segoe UI Symbol" w:hAnsi="Segoe UI Symbol" w:cs="Segoe UI Symbol"/>
              <w:color w:val="222222"/>
              <w:sz w:val="20"/>
              <w:szCs w:val="20"/>
              <w:shd w:val="clear" w:color="auto" w:fill="F8F9FA"/>
              <w:vertAlign w:val="subscript"/>
            </w:rPr>
          </w:rPrChange>
        </w:rPr>
        <w:t>☉</w:t>
      </w:r>
      <w:ins w:id="6" w:author="Chris Richardson" w:date="2019-03-22T19:32:00Z">
        <w:r w:rsidR="009C1952" w:rsidRPr="009C1952">
          <w:rPr>
            <w:rFonts w:ascii="Times New Roman" w:hAnsi="Times New Roman" w:cs="Times New Roman"/>
            <w:color w:val="222222"/>
            <w:shd w:val="clear" w:color="auto" w:fill="F8F9FA"/>
            <w:rPrChange w:id="7" w:author="Chris Richardson" w:date="2019-03-22T19:33:00Z">
              <w:rPr>
                <w:rFonts w:ascii="Segoe UI Symbol" w:hAnsi="Segoe UI Symbol" w:cs="Segoe UI Symbol"/>
                <w:color w:val="222222"/>
                <w:sz w:val="20"/>
                <w:szCs w:val="20"/>
                <w:shd w:val="clear" w:color="auto" w:fill="F8F9FA"/>
              </w:rPr>
            </w:rPrChange>
          </w:rPr>
          <w:t xml:space="preserve"> </w:t>
        </w:r>
      </w:ins>
      <w:ins w:id="8" w:author="Chris Richardson" w:date="2019-03-22T19:33:00Z">
        <w:r w:rsidR="009C1952">
          <w:rPr>
            <w:rFonts w:ascii="Times New Roman" w:hAnsi="Times New Roman" w:cs="Times New Roman"/>
            <w:color w:val="222222"/>
            <w:shd w:val="clear" w:color="auto" w:fill="F8F9FA"/>
          </w:rPr>
          <w:t>[found it on Wikipedia]</w:t>
        </w:r>
      </w:ins>
      <w:ins w:id="9" w:author="Chris Richardson" w:date="2019-03-22T19:32:00Z">
        <w:r w:rsidR="009C1952">
          <w:rPr>
            <w:rFonts w:ascii="Segoe UI Symbol" w:hAnsi="Segoe UI Symbol" w:cs="Segoe UI Symbol"/>
            <w:color w:val="222222"/>
            <w:sz w:val="20"/>
            <w:szCs w:val="20"/>
            <w:shd w:val="clear" w:color="auto" w:fill="F8F9FA"/>
            <w:vertAlign w:val="subscript"/>
          </w:rPr>
          <w:t xml:space="preserve"> </w:t>
        </w:r>
      </w:ins>
    </w:p>
    <w:p w14:paraId="6A25348B" w14:textId="7E2CA832" w:rsidR="0083048A" w:rsidRPr="0083048A" w:rsidRDefault="009C1952" w:rsidP="00CA0250">
      <w:pPr>
        <w:rPr>
          <w:rFonts w:ascii="Times New Roman" w:eastAsia="Times New Roman" w:hAnsi="Times New Roman" w:cs="Times New Roman"/>
        </w:rPr>
      </w:pPr>
      <w:del w:id="10" w:author="Chris Richardson" w:date="2019-03-22T19:32:00Z">
        <w:r w:rsidRPr="005E0936" w:rsidDel="009C1952">
          <w:rPr>
            <w:rFonts w:ascii="Times" w:eastAsia="Times New Roman" w:hAnsi="Times" w:cs="Times New Roman"/>
            <w:noProof/>
            <w:color w:val="000080"/>
            <w:shd w:val="clear" w:color="auto" w:fill="FFFFFF"/>
            <w:vertAlign w:val="subscript"/>
          </w:rPr>
          <w:delText xml:space="preserve"> </w:delText>
        </w:r>
        <w:r w:rsidR="005E0936" w:rsidDel="009C1952">
          <w:rPr>
            <w:rFonts w:ascii="Times" w:eastAsia="Times New Roman" w:hAnsi="Times" w:cs="Times New Roman"/>
            <w:iCs/>
            <w:color w:val="000080"/>
            <w:sz w:val="27"/>
            <w:szCs w:val="27"/>
            <w:shd w:val="clear" w:color="auto" w:fill="FFFFFF"/>
          </w:rPr>
          <w:delText>()</w:delText>
        </w:r>
      </w:del>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ins w:id="11" w:author="Chris Richardson" w:date="2019-03-22T19:33:00Z">
        <w:r w:rsidR="00711F8C">
          <w:rPr>
            <w:rFonts w:ascii="Times New Roman" w:eastAsia="Times New Roman" w:hAnsi="Times New Roman" w:cs="Times New Roman"/>
          </w:rPr>
          <w:t xml:space="preserve"> </w:t>
        </w:r>
        <w:r w:rsidR="00711F8C" w:rsidRPr="00711F8C">
          <w:rPr>
            <w:rFonts w:ascii="Times New Roman" w:eastAsia="Times New Roman" w:hAnsi="Times New Roman" w:cs="Times New Roman"/>
            <w:i/>
            <w:iCs/>
            <w:color w:val="000080"/>
            <w:shd w:val="clear" w:color="auto" w:fill="FFFFFF"/>
            <w:rPrChange w:id="12" w:author="Chris Richardson" w:date="2019-03-22T19:34:00Z">
              <w:rPr>
                <w:rFonts w:ascii="Times" w:eastAsia="Times New Roman" w:hAnsi="Times" w:cs="Times New Roman"/>
                <w:i/>
                <w:iCs/>
                <w:color w:val="000080"/>
                <w:sz w:val="27"/>
                <w:szCs w:val="27"/>
                <w:shd w:val="clear" w:color="auto" w:fill="FFFFFF"/>
              </w:rPr>
            </w:rPrChange>
          </w:rPr>
          <w:t>Z</w:t>
        </w:r>
        <w:r w:rsidR="00711F8C" w:rsidRPr="007A10F6">
          <w:rPr>
            <w:rFonts w:ascii="Segoe UI Symbol" w:hAnsi="Segoe UI Symbol" w:cs="Segoe UI Symbol"/>
            <w:color w:val="222222"/>
            <w:shd w:val="clear" w:color="auto" w:fill="F8F9FA"/>
            <w:vertAlign w:val="subscript"/>
          </w:rPr>
          <w:t>☉</w:t>
        </w:r>
      </w:ins>
      <w:r w:rsidR="00D46175">
        <w:rPr>
          <w:rFonts w:ascii="Times New Roman" w:eastAsia="Times New Roman" w:hAnsi="Times New Roman" w:cs="Times New Roman"/>
        </w:rPr>
        <w:t xml:space="preserve"> to 2</w:t>
      </w:r>
      <w:ins w:id="13" w:author="Chris Richardson" w:date="2019-03-22T19:33:00Z">
        <w:r w:rsidR="00711F8C">
          <w:rPr>
            <w:rFonts w:ascii="Times New Roman" w:eastAsia="Times New Roman" w:hAnsi="Times New Roman" w:cs="Times New Roman"/>
          </w:rPr>
          <w:t xml:space="preserve"> </w:t>
        </w:r>
        <w:r w:rsidR="00711F8C" w:rsidRPr="00711F8C">
          <w:rPr>
            <w:rFonts w:ascii="Times New Roman" w:eastAsia="Times New Roman" w:hAnsi="Times New Roman" w:cs="Times New Roman"/>
            <w:i/>
            <w:iCs/>
            <w:color w:val="000080"/>
            <w:shd w:val="clear" w:color="auto" w:fill="FFFFFF"/>
            <w:rPrChange w:id="14" w:author="Chris Richardson" w:date="2019-03-22T19:34:00Z">
              <w:rPr>
                <w:rFonts w:ascii="Times" w:eastAsia="Times New Roman" w:hAnsi="Times" w:cs="Times New Roman"/>
                <w:i/>
                <w:iCs/>
                <w:color w:val="000080"/>
                <w:sz w:val="27"/>
                <w:szCs w:val="27"/>
                <w:shd w:val="clear" w:color="auto" w:fill="FFFFFF"/>
              </w:rPr>
            </w:rPrChange>
          </w:rPr>
          <w:t>Z</w:t>
        </w:r>
        <w:r w:rsidR="00711F8C" w:rsidRPr="007A10F6">
          <w:rPr>
            <w:rFonts w:ascii="Segoe UI Symbol" w:hAnsi="Segoe UI Symbol" w:cs="Segoe UI Symbol"/>
            <w:color w:val="222222"/>
            <w:shd w:val="clear" w:color="auto" w:fill="F8F9FA"/>
            <w:vertAlign w:val="subscript"/>
          </w:rPr>
          <w:t>☉</w:t>
        </w:r>
      </w:ins>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ins w:id="15" w:author="Chris Richardson" w:date="2019-03-22T19:34:00Z">
        <w:r w:rsidR="008A72DF">
          <w:rPr>
            <w:rFonts w:ascii="Times New Roman" w:eastAsia="Times New Roman" w:hAnsi="Times New Roman" w:cs="Times New Roman"/>
          </w:rPr>
          <w:t>,</w:t>
        </w:r>
      </w:ins>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as well as a size distribution consistent with those along the line of sight of the Trapezium stars in Orion (Baldwin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ins w:id="16" w:author="Chris Richardson" w:date="2019-03-22T20:45:00Z">
        <w:r w:rsidR="00CB0209">
          <w:rPr>
            <w:rFonts w:ascii="Times New Roman" w:eastAsia="Times New Roman" w:hAnsi="Times New Roman" w:cs="Times New Roman"/>
          </w:rPr>
          <w:t xml:space="preserve"> </w:t>
        </w:r>
      </w:ins>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ins w:id="17" w:author="Chris Richardson" w:date="2019-03-22T20:46:00Z">
        <w:r w:rsidR="00CB0209">
          <w:rPr>
            <w:rFonts w:ascii="Times New Roman" w:eastAsia="Times New Roman" w:hAnsi="Times New Roman" w:cs="Times New Roman"/>
          </w:rPr>
          <w:t>Looks good</w:t>
        </w:r>
      </w:ins>
      <w:del w:id="18" w:author="Chris Richardson" w:date="2019-03-22T20:45:00Z">
        <w:r w:rsidR="00D65E4D" w:rsidDel="00CB0209">
          <w:rPr>
            <w:rFonts w:ascii="Times New Roman" w:eastAsia="Times New Roman" w:hAnsi="Times New Roman" w:cs="Times New Roman"/>
          </w:rPr>
          <w:delText>Is this now correct now?</w:delText>
        </w:r>
      </w:del>
      <w:r w:rsidR="008318F0">
        <w:rPr>
          <w:rFonts w:ascii="Times New Roman" w:eastAsia="Times New Roman" w:hAnsi="Times New Roman" w:cs="Times New Roman"/>
        </w:rPr>
        <w:t>)</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529C93BC"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xml:space="preserve">. The diagram separates star forming galaxies, AGN </w:t>
      </w:r>
      <w:r>
        <w:rPr>
          <w:rFonts w:ascii="Times New Roman" w:eastAsia="Times New Roman" w:hAnsi="Times New Roman" w:cs="Times New Roman"/>
        </w:rPr>
        <w:lastRenderedPageBreak/>
        <w:t>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786766C6"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50FAFEE4" w:rsidR="00032C9E" w:rsidRDefault="00032C9E">
                            <w:ins w:id="19" w:author="Emmett Jenkins" w:date="2019-03-01T12:24:00Z">
                              <w:r>
                                <w:t xml:space="preserve">Figure 1: BPT Diagram and Temperature Diagnostic Diagram with observational data and </w:t>
                              </w:r>
                              <w:del w:id="20" w:author="Chris Richardson" w:date="2019-03-22T20:59:00Z">
                                <w:r w:rsidDel="00CB0209">
                                  <w:delText>no</w:delText>
                                </w:r>
                              </w:del>
                            </w:ins>
                            <w:ins w:id="21" w:author="Chris Richardson" w:date="2019-03-22T20:59:00Z">
                              <w:r w:rsidR="00CB0209">
                                <w:t>without</w:t>
                              </w:r>
                            </w:ins>
                            <w:ins w:id="22" w:author="Emmett Jenkins" w:date="2019-03-01T12:24:00Z">
                              <w:r>
                                <w:t xml:space="preserve"> models, including color and shape code to separate by temperature and type.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" filled="f" stroked="f">
                <v:textbox>
                  <w:txbxContent>
                    <w:p w14:paraId="1000DBBB" w14:textId="50FAFEE4" w:rsidR="00032C9E" w:rsidRDefault="00032C9E">
                      <w:ins w:id="23" w:author="Emmett Jenkins" w:date="2019-03-01T12:24:00Z">
                        <w:r>
                          <w:t xml:space="preserve">Figure 1: BPT Diagram and Temperature Diagnostic Diagram with observational data and </w:t>
                        </w:r>
                        <w:del w:id="24" w:author="Chris Richardson" w:date="2019-03-22T20:59:00Z">
                          <w:r w:rsidDel="00CB0209">
                            <w:delText>no</w:delText>
                          </w:r>
                        </w:del>
                      </w:ins>
                      <w:ins w:id="25" w:author="Chris Richardson" w:date="2019-03-22T20:59:00Z">
                        <w:r w:rsidR="00CB0209">
                          <w:t>without</w:t>
                        </w:r>
                      </w:ins>
                      <w:ins w:id="26" w:author="Emmett Jenkins" w:date="2019-03-01T12:24:00Z">
                        <w:r>
                          <w:t xml:space="preserve"> models, including color and shape code to separate by temperature and type.</w:t>
                        </w:r>
                      </w:ins>
                    </w:p>
                  </w:txbxContent>
                </v:textbox>
                <w10:wrap type="square"/>
              </v:shape>
            </w:pict>
          </mc:Fallback>
        </mc:AlternateContent>
      </w:r>
      <w:r w:rsidR="00B66069" w:rsidRPr="00B66069">
        <w:rPr>
          <w:rFonts w:ascii="Times New Roman" w:eastAsia="Times New Roman" w:hAnsi="Times New Roman" w:cs="Times New Roman"/>
          <w:noProof/>
        </w:rPr>
        <mc:AlternateContent>
          <mc:Choice Requires="wpg">
            <w:drawing>
              <wp:inline distT="0" distB="0" distL="0" distR="0" wp14:anchorId="5C5BCBC4" wp14:editId="0BFA584C">
                <wp:extent cx="6145530" cy="2267781"/>
                <wp:effectExtent l="0" t="0" r="1270" b="0"/>
                <wp:docPr id="3"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530" cy="2267781"/>
                          <a:chOff x="0" y="0"/>
                          <a:chExt cx="12192000" cy="4499956"/>
                        </a:xfrm>
                      </wpg:grpSpPr>
                      <pic:pic xmlns:pic="http://schemas.openxmlformats.org/drawingml/2006/picture">
                        <pic:nvPicPr>
                          <pic:cNvPr id="4" name="Picture 4"/>
                          <pic:cNvPicPr>
                            <a:picLocks noChangeAspect="1"/>
                          </pic:cNvPicPr>
                        </pic:nvPicPr>
                        <pic:blipFill>
                          <a:blip r:embed="rId7"/>
                          <a:stretch>
                            <a:fillRect/>
                          </a:stretch>
                        </pic:blipFill>
                        <pic:spPr>
                          <a:xfrm>
                            <a:off x="0" y="110836"/>
                            <a:ext cx="12192000" cy="4389120"/>
                          </a:xfrm>
                          <a:prstGeom prst="rect">
                            <a:avLst/>
                          </a:prstGeom>
                        </pic:spPr>
                      </pic:pic>
                      <wps:wsp>
                        <wps:cNvPr id="5" name="Rectangle 5"/>
                        <wps:cNvSpPr/>
                        <wps:spPr>
                          <a:xfrm>
                            <a:off x="237990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49495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mv="urn:schemas-microsoft-com:mac:vml" xmlns:mo="http://schemas.microsoft.com/office/mac/office/2008/main">
            <w:pict>
              <v:group w14:anchorId="4ECBFEB7" id="Group 1" o:spid="_x0000_s1026" style="width:483.9pt;height:178.55pt;mso-position-horizontal-relative:char;mso-position-vertical-relative:line" coordsize="12192000,44999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10836;width:12192000;height:4389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P&#10;zHnDAAAA2gAAAA8AAABkcnMvZG93bnJldi54bWxEj1FLwzAUhd8F/0O4gm8unZSh3bJRi6IwH+a2&#10;H3Bp7pqy5qYksa3++mUg+Hg453yHs9pMthMD+dA6VjCfZSCIa6dbbhQcD28PTyBCRNbYOSYFPxRg&#10;s769WWGh3chfNOxjIxKEQ4EKTIx9IWWoDVkMM9cTJ+/kvMWYpG+k9jgmuO3kY5YtpMWW04LBnipD&#10;9Xn/bRW8l8PL+GnypnquXv1291vmxpdK3d9N5RJEpCn+h//aH1pBDtcr6QbI9Q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MecMAAADaAAAADwAAAAAAAAAAAAAAAACcAgAA&#10;ZHJzL2Rvd25yZXYueG1sUEsFBgAAAAAEAAQA9wAAAIwDAAAAAA==&#10;">
                  <v:imagedata r:id="rId11" o:title=""/>
                  <v:path arrowok="t"/>
                </v:shape>
                <v:rect id="Rectangle 5" o:spid="_x0000_s1028" style="position:absolute;left:237990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7/PxAAA&#10;ANoAAAAPAAAAZHJzL2Rvd25yZXYueG1sRI9PawIxFMTvhX6H8ApeimZ1qcjWKFooeOnBP4jHx+Z1&#10;E9y8LJu4u/bTNwWhx2FmfsMs14OrRUdtsJ4VTCcZCOLSa8uVgtPxc7wAESKyxtozKbhTgPXq+WmJ&#10;hfY976k7xEokCIcCFZgYm0LKUBpyGCa+IU7et28dxiTbSuoW+wR3tZxl2Vw6tJwWDDb0Yai8Hm5O&#10;wdc9z3fda37tTzav7I+8bM/GKzV6GTbvICIN8T/8aO+0gjf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de/z8QAAADaAAAADwAAAAAAAAAAAAAAAACXAgAAZHJzL2Rv&#10;d25yZXYueG1sUEsFBgAAAAAEAAQA9QAAAIgDAAAAAA==&#10;" fillcolor="white [3212]" stroked="f" strokeweight="1pt"/>
                <v:rect id="Rectangle 6" o:spid="_x0000_s1029" style="position:absolute;left:849495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SG4wwAA&#10;ANoAAAAPAAAAZHJzL2Rvd25yZXYueG1sRI9BawIxFITvBf9DeIKXotm6IGU1ihYKXnqoSvH42Dw3&#10;wc3Lskl31/76RhA8DjPzDbPaDK4WHbXBelbwNstAEJdeW64UnI6f03cQISJrrD2TghsF2KxHLyss&#10;tO/5m7pDrESCcChQgYmxKaQMpSGHYeYb4uRdfOswJtlWUrfYJ7ir5TzLFtKh5bRgsKEPQ+X18OsU&#10;fN3yfN+95tf+ZPPK/snz7sd4pSbjYbsEEWmIz/CjvdcKFnC/km6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BSG4wwAAANoAAAAPAAAAAAAAAAAAAAAAAJcCAABkcnMvZG93&#10;bnJldi54bWxQSwUGAAAAAAQABAD1AAAAhwMAAAAA&#10;" fillcolor="white [3212]" stroked="f" strokeweight="1pt"/>
                <w10:anchorlock/>
              </v:group>
            </w:pict>
          </mc:Fallback>
        </mc:AlternateContent>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ins w:id="27" w:author="Chris Richardson" w:date="2019-03-22T21:00:00Z"/>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1FE04EEB" w:rsidR="00EB65B7" w:rsidRDefault="009B6685" w:rsidP="00AE6B52">
      <w:pPr>
        <w:ind w:firstLine="720"/>
        <w:rPr>
          <w:ins w:id="28" w:author="Emmett Jenkins" w:date="2019-03-15T00:15:00Z"/>
          <w:rFonts w:ascii="Times New Roman" w:eastAsia="Times New Roman" w:hAnsi="Times New Roman" w:cs="Times New Roman"/>
        </w:rPr>
      </w:pPr>
      <w:del w:id="29" w:author="Emmett Jenkins" w:date="2019-03-22T10:15:00Z">
        <w:r w:rsidDel="00C7156D">
          <w:rPr>
            <w:rFonts w:ascii="Times New Roman" w:eastAsia="Times New Roman" w:hAnsi="Times New Roman" w:cs="Times New Roman"/>
          </w:rPr>
          <w:delText xml:space="preserve">To investigate the </w:delText>
        </w:r>
        <w:r w:rsidDel="00C7156D">
          <w:rPr>
            <w:rFonts w:ascii="Times New Roman" w:eastAsia="Times New Roman" w:hAnsi="Times New Roman" w:cs="Times New Roman"/>
            <w:i/>
          </w:rPr>
          <w:delText>T</w:delText>
        </w:r>
        <w:r w:rsidDel="00C7156D">
          <w:rPr>
            <w:rFonts w:ascii="Times New Roman" w:eastAsia="Times New Roman" w:hAnsi="Times New Roman" w:cs="Times New Roman"/>
            <w:i/>
            <w:vertAlign w:val="subscript"/>
          </w:rPr>
          <w:delText>e</w:delText>
        </w:r>
        <w:r w:rsidDel="00C7156D">
          <w:rPr>
            <w:rFonts w:ascii="Times New Roman" w:eastAsia="Times New Roman" w:hAnsi="Times New Roman" w:cs="Times New Roman"/>
            <w:i/>
          </w:rPr>
          <w:delText xml:space="preserve"> </w:delText>
        </w:r>
        <w:r w:rsidDel="00C7156D">
          <w:rPr>
            <w:rFonts w:ascii="Times New Roman" w:eastAsia="Times New Roman" w:hAnsi="Times New Roman" w:cs="Times New Roman"/>
          </w:rPr>
          <w:delText xml:space="preserve">effects of </w:delText>
        </w:r>
        <w:r w:rsidRPr="00AE6B52" w:rsidDel="00C7156D">
          <w:rPr>
            <w:rFonts w:ascii="Times New Roman" w:eastAsia="Times New Roman" w:hAnsi="Times New Roman" w:cs="Times New Roman"/>
            <w:i/>
            <w:rPrChange w:id="30" w:author="Chris Richardson" w:date="2019-03-08T16:04:00Z">
              <w:rPr>
                <w:rFonts w:ascii="Times New Roman" w:eastAsia="Times New Roman" w:hAnsi="Times New Roman" w:cs="Times New Roman"/>
              </w:rPr>
            </w:rPrChange>
          </w:rPr>
          <w:delText>U</w:delText>
        </w:r>
        <w:r w:rsidDel="00C7156D">
          <w:rPr>
            <w:rFonts w:ascii="Times New Roman" w:eastAsia="Times New Roman" w:hAnsi="Times New Roman" w:cs="Times New Roman"/>
          </w:rPr>
          <w:delText xml:space="preserve"> and n</w:delText>
        </w:r>
        <w:r w:rsidDel="00C7156D">
          <w:rPr>
            <w:rFonts w:ascii="Times New Roman" w:eastAsia="Times New Roman" w:hAnsi="Times New Roman" w:cs="Times New Roman"/>
            <w:vertAlign w:val="subscript"/>
          </w:rPr>
          <w:delText>H</w:delText>
        </w:r>
        <w:r w:rsidDel="00C7156D">
          <w:rPr>
            <w:rFonts w:ascii="Times New Roman" w:eastAsia="Times New Roman" w:hAnsi="Times New Roman" w:cs="Times New Roman"/>
          </w:rPr>
          <w:delText xml:space="preserve"> variation</w:delText>
        </w:r>
      </w:del>
      <w:ins w:id="31" w:author="Emmett Jenkins" w:date="2019-03-22T10:15:00Z">
        <w:r w:rsidR="00B5363C">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w:t>
        </w:r>
      </w:ins>
      <w:ins w:id="32" w:author="Emmett Jenkins" w:date="2019-03-22T10:16:00Z">
        <w:del w:id="33" w:author="Chris Richardson" w:date="2019-03-22T22:18:00Z">
          <w:r w:rsidR="00C7156D" w:rsidDel="0002161D">
            <w:rPr>
              <w:rFonts w:ascii="Times New Roman" w:eastAsia="Times New Roman" w:hAnsi="Times New Roman" w:cs="Times New Roman"/>
              <w:i/>
            </w:rPr>
            <w:delText>T</w:delText>
          </w:r>
          <w:r w:rsidR="00C7156D" w:rsidDel="0002161D">
            <w:rPr>
              <w:rFonts w:ascii="Times New Roman" w:eastAsia="Times New Roman" w:hAnsi="Times New Roman" w:cs="Times New Roman"/>
              <w:i/>
              <w:vertAlign w:val="subscript"/>
            </w:rPr>
            <w:delText>e</w:delText>
          </w:r>
          <w:r w:rsidR="00C7156D" w:rsidDel="0002161D">
            <w:rPr>
              <w:rFonts w:ascii="Times New Roman" w:eastAsia="Times New Roman" w:hAnsi="Times New Roman" w:cs="Times New Roman"/>
            </w:rPr>
            <w:delText xml:space="preserve"> </w:delText>
          </w:r>
        </w:del>
        <w:r w:rsidR="00C7156D">
          <w:rPr>
            <w:rFonts w:ascii="Times New Roman" w:eastAsia="Times New Roman" w:hAnsi="Times New Roman" w:cs="Times New Roman"/>
          </w:rPr>
          <w:t xml:space="preserve">effects of </w:t>
        </w:r>
        <w:proofErr w:type="spellStart"/>
        <w:r w:rsidR="00C7156D" w:rsidRPr="0002161D">
          <w:rPr>
            <w:rFonts w:ascii="Times New Roman" w:eastAsia="Times New Roman" w:hAnsi="Times New Roman" w:cs="Times New Roman"/>
            <w:i/>
            <w:rPrChange w:id="34" w:author="Chris Richardson" w:date="2019-03-22T22:18:00Z">
              <w:rPr>
                <w:rFonts w:ascii="Times New Roman" w:eastAsia="Times New Roman" w:hAnsi="Times New Roman" w:cs="Times New Roman"/>
              </w:rPr>
            </w:rPrChange>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02161D">
          <w:rPr>
            <w:rFonts w:ascii="Times New Roman" w:eastAsia="Times New Roman" w:hAnsi="Times New Roman" w:cs="Times New Roman"/>
            <w:i/>
            <w:rPrChange w:id="35" w:author="Chris Richardson" w:date="2019-03-22T22:18:00Z">
              <w:rPr>
                <w:rFonts w:ascii="Times New Roman" w:eastAsia="Times New Roman" w:hAnsi="Times New Roman" w:cs="Times New Roman"/>
              </w:rPr>
            </w:rPrChange>
          </w:rPr>
          <w:t>U</w:t>
        </w:r>
        <w:r w:rsidR="00C7156D">
          <w:rPr>
            <w:rFonts w:ascii="Times New Roman" w:eastAsia="Times New Roman" w:hAnsi="Times New Roman" w:cs="Times New Roman"/>
          </w:rPr>
          <w:t xml:space="preserve"> variation</w:t>
        </w:r>
      </w:ins>
      <w:ins w:id="36" w:author="Chris Richardson" w:date="2019-03-22T22:18:00Z">
        <w:r w:rsidR="0002161D">
          <w:rPr>
            <w:rFonts w:ascii="Times New Roman" w:eastAsia="Times New Roman" w:hAnsi="Times New Roman" w:cs="Times New Roman"/>
          </w:rPr>
          <w:t xml:space="preserve"> on the temperature sensitive [O III] </w:t>
        </w:r>
      </w:ins>
      <w:ins w:id="37" w:author="Chris Richardson" w:date="2019-03-22T22:19:00Z">
        <w:r w:rsidR="0002161D">
          <w:rPr>
            <w:rFonts w:ascii="Times New Roman" w:eastAsia="Times New Roman" w:hAnsi="Times New Roman" w:cs="Times New Roman"/>
          </w:rPr>
          <w:sym w:font="Symbol" w:char="F06C"/>
        </w:r>
        <w:r w:rsidR="0002161D">
          <w:rPr>
            <w:rFonts w:ascii="Times New Roman" w:eastAsia="Times New Roman" w:hAnsi="Times New Roman" w:cs="Times New Roman"/>
          </w:rPr>
          <w:t xml:space="preserve">4363 / </w:t>
        </w:r>
        <w:r w:rsidR="0002161D">
          <w:rPr>
            <w:rFonts w:ascii="Times New Roman" w:eastAsia="Times New Roman" w:hAnsi="Times New Roman" w:cs="Times New Roman"/>
          </w:rPr>
          <w:sym w:font="Symbol" w:char="F06C"/>
        </w:r>
        <w:r w:rsidR="0002161D">
          <w:rPr>
            <w:rFonts w:ascii="Times New Roman" w:eastAsia="Times New Roman" w:hAnsi="Times New Roman" w:cs="Times New Roman"/>
          </w:rPr>
          <w:t>5007</w:t>
        </w:r>
      </w:ins>
      <w:ins w:id="38" w:author="Emmett Jenkins" w:date="2019-03-22T10:16:00Z">
        <w:r w:rsidR="00C7156D">
          <w:rPr>
            <w:rFonts w:ascii="Times New Roman" w:eastAsia="Times New Roman" w:hAnsi="Times New Roman" w:cs="Times New Roman"/>
          </w:rPr>
          <w:t xml:space="preserve">. High </w:t>
        </w:r>
        <w:proofErr w:type="spellStart"/>
        <w:r w:rsidR="00C7156D" w:rsidRPr="0002161D">
          <w:rPr>
            <w:rFonts w:ascii="Times New Roman" w:eastAsia="Times New Roman" w:hAnsi="Times New Roman" w:cs="Times New Roman"/>
            <w:i/>
            <w:rPrChange w:id="39" w:author="Chris Richardson" w:date="2019-03-22T22:18:00Z">
              <w:rPr>
                <w:rFonts w:ascii="Times New Roman" w:eastAsia="Times New Roman" w:hAnsi="Times New Roman" w:cs="Times New Roman"/>
              </w:rPr>
            </w:rPrChange>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ins>
      <w:ins w:id="40" w:author="Chris Richardson" w:date="2019-03-22T22:19:00Z">
        <w:r w:rsidR="0002161D">
          <w:rPr>
            <w:rFonts w:ascii="Times New Roman" w:eastAsia="Times New Roman" w:hAnsi="Times New Roman" w:cs="Times New Roman"/>
          </w:rPr>
          <w:t xml:space="preserve"> </w:t>
        </w:r>
      </w:ins>
      <w:ins w:id="41" w:author="Emmett Jenkins" w:date="2019-03-22T10:16:00Z">
        <w:r w:rsidR="00C7156D">
          <w:rPr>
            <w:rFonts w:ascii="Times New Roman" w:eastAsia="Times New Roman" w:hAnsi="Times New Roman" w:cs="Times New Roman"/>
          </w:rPr>
          <w:t xml:space="preserve">III] emission consistent with high </w:t>
        </w:r>
      </w:ins>
      <w:proofErr w:type="spellStart"/>
      <w:ins w:id="42" w:author="Emmett Jenkins" w:date="2019-03-22T10:17:00Z">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ins>
      <w:ins w:id="43" w:author="Emmett Jenkins" w:date="2019-03-22T10:25:00Z">
        <w:r w:rsidR="00D20E85">
          <w:rPr>
            <w:rFonts w:ascii="Times New Roman" w:eastAsia="Times New Roman" w:hAnsi="Times New Roman" w:cs="Times New Roman"/>
          </w:rPr>
          <w:t xml:space="preserve">The free electron carries away the </w:t>
        </w:r>
        <w:r w:rsidR="00B5363C">
          <w:rPr>
            <w:rFonts w:ascii="Times New Roman" w:eastAsia="Times New Roman" w:hAnsi="Times New Roman" w:cs="Times New Roman"/>
          </w:rPr>
          <w:t xml:space="preserve">energy of the incident photon and the excited electron returns to its initial state. </w:t>
        </w:r>
      </w:ins>
      <w:ins w:id="44" w:author="Emmett Jenkins" w:date="2019-03-22T10:17:00Z">
        <w:r w:rsidR="00C7156D">
          <w:rPr>
            <w:rFonts w:ascii="Times New Roman" w:eastAsia="Times New Roman" w:hAnsi="Times New Roman" w:cs="Times New Roman"/>
          </w:rPr>
          <w:t xml:space="preserve">This causes decreased photon emission in these elements, </w:t>
        </w:r>
      </w:ins>
      <w:ins w:id="45" w:author="Emmett Jenkins" w:date="2019-03-22T10:20:00Z">
        <w:r w:rsidR="00A71141">
          <w:rPr>
            <w:rFonts w:ascii="Times New Roman" w:eastAsia="Times New Roman" w:hAnsi="Times New Roman" w:cs="Times New Roman"/>
          </w:rPr>
          <w:t xml:space="preserve">which for [OIII]5007 would show a higher </w:t>
        </w:r>
        <w:proofErr w:type="spellStart"/>
        <w:r w:rsidR="00A71141">
          <w:rPr>
            <w:rFonts w:ascii="Times New Roman" w:eastAsia="Times New Roman" w:hAnsi="Times New Roman" w:cs="Times New Roman"/>
            <w:i/>
          </w:rPr>
          <w:t>T</w:t>
        </w:r>
      </w:ins>
      <w:ins w:id="46" w:author="Emmett Jenkins" w:date="2019-03-22T10:21:00Z">
        <w:r w:rsidR="00A71141">
          <w:rPr>
            <w:rFonts w:ascii="Times New Roman" w:eastAsia="Times New Roman" w:hAnsi="Times New Roman" w:cs="Times New Roman"/>
            <w:i/>
            <w:vertAlign w:val="subscript"/>
          </w:rPr>
          <w:t>e</w:t>
        </w:r>
      </w:ins>
      <w:proofErr w:type="spellEnd"/>
      <w:ins w:id="47" w:author="Emmett Jenkins" w:date="2019-03-22T10:24:00Z">
        <w:r w:rsidR="00C43C9E">
          <w:rPr>
            <w:rFonts w:ascii="Times New Roman" w:eastAsia="Times New Roman" w:hAnsi="Times New Roman" w:cs="Times New Roman"/>
          </w:rPr>
          <w:t>.</w:t>
        </w:r>
      </w:ins>
      <w:ins w:id="48" w:author="Chris Richardson" w:date="2019-03-22T22:20:00Z">
        <w:r w:rsidR="0002161D">
          <w:rPr>
            <w:rFonts w:ascii="Times New Roman" w:eastAsia="Times New Roman" w:hAnsi="Times New Roman" w:cs="Times New Roman"/>
          </w:rPr>
          <w:t xml:space="preserve"> [A</w:t>
        </w:r>
      </w:ins>
      <w:ins w:id="49" w:author="Chris Richardson" w:date="2019-03-22T22:21:00Z">
        <w:r w:rsidR="0002161D">
          <w:rPr>
            <w:rFonts w:ascii="Times New Roman" w:eastAsia="Times New Roman" w:hAnsi="Times New Roman" w:cs="Times New Roman"/>
          </w:rPr>
          <w:t>ll good up until the previous sentence, the effect you describe above will preferentially affect one of the lines, giving a false temperature reading]</w:t>
        </w:r>
      </w:ins>
      <w:ins w:id="50" w:author="Emmett Jenkins" w:date="2019-03-22T10:24:00Z">
        <w:r w:rsidR="00C43C9E">
          <w:rPr>
            <w:rFonts w:ascii="Times New Roman" w:eastAsia="Times New Roman" w:hAnsi="Times New Roman" w:cs="Times New Roman"/>
          </w:rPr>
          <w:t xml:space="preserve"> </w:t>
        </w:r>
      </w:ins>
      <w:del w:id="51" w:author="Emmett Jenkins" w:date="2019-03-22T10:24:00Z">
        <w:r w:rsidDel="00C43C9E">
          <w:rPr>
            <w:rFonts w:ascii="Times New Roman" w:eastAsia="Times New Roman" w:hAnsi="Times New Roman" w:cs="Times New Roman"/>
          </w:rPr>
          <w:delText>,</w:delText>
        </w:r>
      </w:del>
      <w:del w:id="52" w:author="Emmett Jenkins" w:date="2019-03-22T10:29:00Z">
        <w:r w:rsidDel="00B5363C">
          <w:rPr>
            <w:rFonts w:ascii="Times New Roman" w:eastAsia="Times New Roman" w:hAnsi="Times New Roman" w:cs="Times New Roman"/>
          </w:rPr>
          <w:delText xml:space="preserve"> </w:delText>
        </w:r>
      </w:del>
      <w:ins w:id="53" w:author="Emmett Jenkins" w:date="2019-03-22T10:29:00Z">
        <w:r w:rsidR="00B5363C">
          <w:rPr>
            <w:rFonts w:ascii="Times New Roman" w:eastAsia="Times New Roman" w:hAnsi="Times New Roman" w:cs="Times New Roman"/>
          </w:rPr>
          <w:t xml:space="preserve">Increased U means increased ionizing photon flux, which can correlate to higher </w:t>
        </w:r>
      </w:ins>
      <w:proofErr w:type="spellStart"/>
      <w:ins w:id="54" w:author="Emmett Jenkins" w:date="2019-03-22T10:30:00Z">
        <w:r w:rsidR="00B5363C" w:rsidRPr="00B5363C">
          <w:rPr>
            <w:rFonts w:ascii="Times New Roman" w:eastAsia="Times New Roman" w:hAnsi="Times New Roman" w:cs="Times New Roman"/>
            <w:i/>
          </w:rPr>
          <w:t>T</w:t>
        </w:r>
        <w:r w:rsidR="00B5363C">
          <w:rPr>
            <w:rFonts w:ascii="Times New Roman" w:eastAsia="Times New Roman" w:hAnsi="Times New Roman" w:cs="Times New Roman"/>
            <w:i/>
            <w:vertAlign w:val="subscript"/>
          </w:rPr>
          <w:t>e</w:t>
        </w:r>
        <w:proofErr w:type="spellEnd"/>
        <w:r w:rsidR="00B5363C">
          <w:rPr>
            <w:rFonts w:ascii="Times New Roman" w:eastAsia="Times New Roman" w:hAnsi="Times New Roman" w:cs="Times New Roman"/>
            <w:i/>
          </w:rPr>
          <w:t xml:space="preserve"> </w:t>
        </w:r>
        <w:r w:rsidR="00B5363C">
          <w:rPr>
            <w:rFonts w:ascii="Times New Roman" w:eastAsia="Times New Roman" w:hAnsi="Times New Roman" w:cs="Times New Roman"/>
          </w:rPr>
          <w:t>because there is more energy entering the cloud.</w:t>
        </w:r>
      </w:ins>
      <w:ins w:id="55" w:author="Chris Richardson" w:date="2019-03-22T22:31:00Z">
        <w:r w:rsidR="004F4426">
          <w:rPr>
            <w:rFonts w:ascii="Times New Roman" w:eastAsia="Times New Roman" w:hAnsi="Times New Roman" w:cs="Times New Roman"/>
          </w:rPr>
          <w:t xml:space="preserve"> [More so electrons get stripped and contribute to rai</w:t>
        </w:r>
      </w:ins>
      <w:ins w:id="56" w:author="Chris Richardson" w:date="2019-03-22T22:32:00Z">
        <w:r w:rsidR="004F4426">
          <w:rPr>
            <w:rFonts w:ascii="Times New Roman" w:eastAsia="Times New Roman" w:hAnsi="Times New Roman" w:cs="Times New Roman"/>
          </w:rPr>
          <w:t>sing the temperature of the electron gas]</w:t>
        </w:r>
      </w:ins>
      <w:ins w:id="57" w:author="Chris Richardson" w:date="2019-03-22T22:31:00Z">
        <w:r w:rsidR="004F4426">
          <w:rPr>
            <w:rFonts w:ascii="Times New Roman" w:eastAsia="Times New Roman" w:hAnsi="Times New Roman" w:cs="Times New Roman"/>
          </w:rPr>
          <w:t xml:space="preserve"> </w:t>
        </w:r>
      </w:ins>
      <w:ins w:id="58" w:author="Emmett Jenkins" w:date="2019-03-22T10:30:00Z">
        <w:del w:id="59" w:author="Chris Richardson" w:date="2019-03-22T22:31:00Z">
          <w:r w:rsidR="00B5363C" w:rsidDel="004F4426">
            <w:rPr>
              <w:rFonts w:ascii="Times New Roman" w:eastAsia="Times New Roman" w:hAnsi="Times New Roman" w:cs="Times New Roman"/>
            </w:rPr>
            <w:delText xml:space="preserve"> (Is this all right?) </w:delText>
          </w:r>
        </w:del>
        <w:r w:rsidR="00B5363C">
          <w:rPr>
            <w:rFonts w:ascii="Times New Roman" w:eastAsia="Times New Roman" w:hAnsi="Times New Roman" w:cs="Times New Roman"/>
          </w:rPr>
          <w:t xml:space="preserve">To investigate this, </w:t>
        </w:r>
      </w:ins>
      <w:r w:rsidRPr="00B5363C">
        <w:rPr>
          <w:rFonts w:ascii="Times New Roman" w:eastAsia="Times New Roman" w:hAnsi="Times New Roman" w:cs="Times New Roman"/>
        </w:rPr>
        <w:t>we</w:t>
      </w:r>
      <w:r>
        <w:rPr>
          <w:rFonts w:ascii="Times New Roman" w:eastAsia="Times New Roman" w:hAnsi="Times New Roman" w:cs="Times New Roman"/>
        </w:rPr>
        <w:t xml:space="preserve"> run CLOUDY models with </w:t>
      </w:r>
      <w:ins w:id="60" w:author="Emmett Jenkins" w:date="2019-03-15T12:09:00Z">
        <w:r w:rsidR="008318F0">
          <w:rPr>
            <w:rFonts w:ascii="Times New Roman" w:eastAsia="Times New Roman" w:hAnsi="Times New Roman" w:cs="Times New Roman"/>
          </w:rPr>
          <w:t xml:space="preserve">log </w:t>
        </w:r>
      </w:ins>
      <w:r>
        <w:rPr>
          <w:rFonts w:ascii="Times New Roman" w:eastAsia="Times New Roman" w:hAnsi="Times New Roman" w:cs="Times New Roman"/>
        </w:rPr>
        <w:t xml:space="preserve">U ranging from </w:t>
      </w:r>
      <w:del w:id="61" w:author="Emmett Jenkins" w:date="2019-03-15T12:09:00Z">
        <w:r w:rsidR="00DB143E" w:rsidDel="008318F0">
          <w:rPr>
            <w:rFonts w:ascii="Times New Roman" w:eastAsia="Times New Roman" w:hAnsi="Times New Roman" w:cs="Times New Roman"/>
          </w:rPr>
          <w:delText>log</w:delText>
        </w:r>
      </w:del>
      <w:del w:id="62"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-3.5</w:t>
      </w:r>
      <w:del w:id="63"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 xml:space="preserve"> to </w:t>
      </w:r>
      <w:del w:id="64" w:author="Emmett Jenkins" w:date="2019-03-15T12:09:00Z">
        <w:r w:rsidR="00DB143E" w:rsidDel="008318F0">
          <w:rPr>
            <w:rFonts w:ascii="Times New Roman" w:eastAsia="Times New Roman" w:hAnsi="Times New Roman" w:cs="Times New Roman"/>
          </w:rPr>
          <w:delText>log</w:delText>
        </w:r>
      </w:del>
      <w:del w:id="65"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-0.5</w:t>
      </w:r>
      <w:del w:id="66" w:author="Emmett Jenkins" w:date="2019-03-15T12:13:00Z">
        <w:r w:rsidR="00040D0F" w:rsidDel="00E87020">
          <w:rPr>
            <w:rFonts w:ascii="Times New Roman" w:eastAsia="Times New Roman" w:hAnsi="Times New Roman" w:cs="Times New Roman"/>
          </w:rPr>
          <w:delText>)</w:delText>
        </w:r>
      </w:del>
      <w:r w:rsidR="00040D0F">
        <w:rPr>
          <w:rFonts w:ascii="Times New Roman" w:eastAsia="Times New Roman" w:hAnsi="Times New Roman" w:cs="Times New Roman"/>
        </w:rPr>
        <w:t xml:space="preserve"> in 0.5</w:t>
      </w:r>
      <w:del w:id="67" w:author="Emmett Jenkins" w:date="2019-03-15T12:13:00Z">
        <w:r w:rsidR="00040D0F" w:rsidDel="00E87020">
          <w:rPr>
            <w:rFonts w:ascii="Times New Roman" w:eastAsia="Times New Roman" w:hAnsi="Times New Roman" w:cs="Times New Roman"/>
          </w:rPr>
          <w:delText xml:space="preserve"> dex</w:delText>
        </w:r>
      </w:del>
      <w:r w:rsidR="00DB143E">
        <w:rPr>
          <w:rFonts w:ascii="Times New Roman" w:eastAsia="Times New Roman" w:hAnsi="Times New Roman" w:cs="Times New Roman"/>
        </w:rPr>
        <w:t xml:space="preserve"> steps, and </w:t>
      </w:r>
      <w:ins w:id="68" w:author="Emmett Jenkins" w:date="2019-03-15T12:13:00Z">
        <w:r w:rsidR="00E87020">
          <w:rPr>
            <w:rFonts w:ascii="Times New Roman" w:eastAsia="Times New Roman" w:hAnsi="Times New Roman" w:cs="Times New Roman"/>
          </w:rPr>
          <w:t>log(</w:t>
        </w:r>
      </w:ins>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ins w:id="69" w:author="Emmett Jenkins" w:date="2019-03-15T12:14:00Z">
        <w:r w:rsidR="00E87020">
          <w:rPr>
            <w:rFonts w:ascii="Times New Roman" w:eastAsia="Times New Roman" w:hAnsi="Times New Roman" w:cs="Times New Roman"/>
          </w:rPr>
          <w:t>)</w:t>
        </w:r>
      </w:ins>
      <w:ins w:id="70" w:author="Chris Richardson" w:date="2019-03-22T23:12:00Z">
        <w:r w:rsidR="00325FF6">
          <w:rPr>
            <w:rFonts w:ascii="Times New Roman" w:eastAsia="Times New Roman" w:hAnsi="Times New Roman" w:cs="Times New Roman"/>
          </w:rPr>
          <w:t xml:space="preserve"> </w:t>
        </w:r>
      </w:ins>
      <w:ins w:id="71" w:author="Emmett Jenkins" w:date="2019-03-15T12:16:00Z">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ins>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ins w:id="72" w:author="Emmett Jenkins" w:date="2019-03-15T12:16:00Z">
        <w:r w:rsidR="00E87020">
          <w:rPr>
            <w:rFonts w:ascii="Times New Roman" w:eastAsia="Times New Roman" w:hAnsi="Times New Roman" w:cs="Times New Roman"/>
          </w:rPr>
          <w:t>1</w:t>
        </w:r>
      </w:ins>
      <w:del w:id="73" w:author="Emmett Jenkins" w:date="2019-03-15T12:16:00Z">
        <w:r w:rsidR="00DB143E" w:rsidDel="00E87020">
          <w:rPr>
            <w:rFonts w:ascii="Times New Roman" w:eastAsia="Times New Roman" w:hAnsi="Times New Roman" w:cs="Times New Roman"/>
          </w:rPr>
          <w:delText>1x10</w:delText>
        </w:r>
      </w:del>
      <w:del w:id="74" w:author="Emmett Jenkins" w:date="2019-03-15T12:15:00Z">
        <w:r w:rsidR="00DB143E" w:rsidDel="00E87020">
          <w:rPr>
            <w:rFonts w:ascii="Times New Roman" w:eastAsia="Times New Roman" w:hAnsi="Times New Roman" w:cs="Times New Roman"/>
            <w:vertAlign w:val="superscript"/>
          </w:rPr>
          <w:delText>3</w:delText>
        </w:r>
      </w:del>
      <w:del w:id="75" w:author="Emmett Jenkins" w:date="2019-03-15T12:17:00Z">
        <w:r w:rsidR="00DB143E" w:rsidDel="00E87020">
          <w:rPr>
            <w:rFonts w:ascii="Times New Roman" w:eastAsia="Times New Roman" w:hAnsi="Times New Roman" w:cs="Times New Roman"/>
          </w:rPr>
          <w:delText xml:space="preserve"> cm</w:delText>
        </w:r>
        <w:r w:rsidR="00DB143E" w:rsidDel="00E87020">
          <w:rPr>
            <w:rFonts w:ascii="Times New Roman" w:eastAsia="Times New Roman" w:hAnsi="Times New Roman" w:cs="Times New Roman"/>
            <w:vertAlign w:val="superscript"/>
          </w:rPr>
          <w:delText>-</w:delText>
        </w:r>
      </w:del>
      <w:del w:id="76" w:author="Emmett Jenkins" w:date="2019-03-15T12:16:00Z">
        <w:r w:rsidR="00DB143E" w:rsidDel="00E87020">
          <w:rPr>
            <w:rFonts w:ascii="Times New Roman" w:eastAsia="Times New Roman" w:hAnsi="Times New Roman" w:cs="Times New Roman"/>
            <w:vertAlign w:val="superscript"/>
          </w:rPr>
          <w:delText>3</w:delText>
        </w:r>
      </w:del>
      <w:r w:rsidR="00DB143E">
        <w:rPr>
          <w:rFonts w:ascii="Times New Roman" w:eastAsia="Times New Roman" w:hAnsi="Times New Roman" w:cs="Times New Roman"/>
        </w:rPr>
        <w:t xml:space="preserve"> to </w:t>
      </w:r>
      <w:ins w:id="77" w:author="Emmett Jenkins" w:date="2019-03-15T12:16:00Z">
        <w:r w:rsidR="00E87020">
          <w:rPr>
            <w:rFonts w:ascii="Times New Roman" w:eastAsia="Times New Roman" w:hAnsi="Times New Roman" w:cs="Times New Roman"/>
          </w:rPr>
          <w:t>4</w:t>
        </w:r>
      </w:ins>
      <w:del w:id="78" w:author="Emmett Jenkins" w:date="2019-03-15T12:15:00Z">
        <w:r w:rsidR="00DB143E" w:rsidDel="00E87020">
          <w:rPr>
            <w:rFonts w:ascii="Times New Roman" w:eastAsia="Times New Roman" w:hAnsi="Times New Roman" w:cs="Times New Roman"/>
          </w:rPr>
          <w:delText>4</w:delText>
        </w:r>
      </w:del>
      <w:del w:id="79" w:author="Emmett Jenkins" w:date="2019-03-15T12:16:00Z">
        <w:r w:rsidR="00DB143E" w:rsidDel="00E87020">
          <w:rPr>
            <w:rFonts w:ascii="Times New Roman" w:eastAsia="Times New Roman" w:hAnsi="Times New Roman" w:cs="Times New Roman"/>
          </w:rPr>
          <w:delText>x10</w:delText>
        </w:r>
      </w:del>
      <w:del w:id="80" w:author="Emmett Jenkins" w:date="2019-03-15T12:15:00Z">
        <w:r w:rsidR="00DB143E" w:rsidDel="00E87020">
          <w:rPr>
            <w:rFonts w:ascii="Times New Roman" w:eastAsia="Times New Roman" w:hAnsi="Times New Roman" w:cs="Times New Roman"/>
            <w:vertAlign w:val="superscript"/>
          </w:rPr>
          <w:delText>3</w:delText>
        </w:r>
      </w:del>
      <w:del w:id="81" w:author="Emmett Jenkins" w:date="2019-03-15T12:17:00Z">
        <w:r w:rsidR="00DB143E" w:rsidDel="00E87020">
          <w:rPr>
            <w:rFonts w:ascii="Times New Roman" w:eastAsia="Times New Roman" w:hAnsi="Times New Roman" w:cs="Times New Roman"/>
          </w:rPr>
          <w:delText xml:space="preserve"> cm</w:delText>
        </w:r>
        <w:r w:rsidR="00DB143E" w:rsidDel="00E87020">
          <w:rPr>
            <w:rFonts w:ascii="Times New Roman" w:eastAsia="Times New Roman" w:hAnsi="Times New Roman" w:cs="Times New Roman"/>
            <w:vertAlign w:val="superscript"/>
          </w:rPr>
          <w:delText>-3</w:delText>
        </w:r>
      </w:del>
      <w:r w:rsidR="00040D0F">
        <w:rPr>
          <w:rFonts w:ascii="Times New Roman" w:eastAsia="Times New Roman" w:hAnsi="Times New Roman" w:cs="Times New Roman"/>
        </w:rPr>
        <w:t xml:space="preserve"> in 0.5 </w:t>
      </w:r>
      <w:del w:id="82" w:author="Emmett Jenkins" w:date="2019-03-15T12:13:00Z">
        <w:r w:rsidR="00040D0F" w:rsidDel="00E87020">
          <w:rPr>
            <w:rFonts w:ascii="Times New Roman" w:eastAsia="Times New Roman" w:hAnsi="Times New Roman" w:cs="Times New Roman"/>
          </w:rPr>
          <w:delText>dex</w:delText>
        </w:r>
        <w:r w:rsidR="00DB143E" w:rsidDel="00E87020">
          <w:rPr>
            <w:rFonts w:ascii="Times New Roman" w:eastAsia="Times New Roman" w:hAnsi="Times New Roman" w:cs="Times New Roman"/>
          </w:rPr>
          <w:delText xml:space="preserve"> steps (</w:delText>
        </w:r>
        <w:r w:rsidR="00040D0F" w:rsidDel="00E87020">
          <w:rPr>
            <w:rFonts w:ascii="Times New Roman" w:eastAsia="Times New Roman" w:hAnsi="Times New Roman" w:cs="Times New Roman"/>
          </w:rPr>
          <w:delText>Are dex steps non linear</w:delText>
        </w:r>
        <w:r w:rsidR="00DB143E" w:rsidDel="00E87020">
          <w:rPr>
            <w:rFonts w:ascii="Times New Roman" w:eastAsia="Times New Roman" w:hAnsi="Times New Roman" w:cs="Times New Roman"/>
          </w:rPr>
          <w:delText>?)</w:delText>
        </w:r>
      </w:del>
      <w:ins w:id="83" w:author="Emmett Jenkins" w:date="2019-03-15T12:13:00Z">
        <w:r w:rsidR="00E87020">
          <w:rPr>
            <w:rFonts w:ascii="Times New Roman" w:eastAsia="Times New Roman" w:hAnsi="Times New Roman" w:cs="Times New Roman"/>
          </w:rPr>
          <w:t>steps</w:t>
        </w:r>
      </w:ins>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w:t>
      </w:r>
      <w:r w:rsidR="00DB143E" w:rsidRPr="00325FF6">
        <w:rPr>
          <w:rFonts w:ascii="Times New Roman" w:eastAsia="Times New Roman" w:hAnsi="Times New Roman" w:cs="Times New Roman"/>
          <w:highlight w:val="yellow"/>
          <w:rPrChange w:id="84" w:author="Chris Richardson" w:date="2019-03-22T23:14:00Z">
            <w:rPr>
              <w:rFonts w:ascii="Times New Roman" w:eastAsia="Times New Roman" w:hAnsi="Times New Roman" w:cs="Times New Roman"/>
            </w:rPr>
          </w:rPrChange>
        </w:rPr>
        <w:t>along with the previously mentioned values for the background source</w:t>
      </w:r>
      <w:ins w:id="85" w:author="Chris Richardson" w:date="2019-03-22T23:14:00Z">
        <w:r w:rsidR="00325FF6">
          <w:rPr>
            <w:rFonts w:ascii="Times New Roman" w:eastAsia="Times New Roman" w:hAnsi="Times New Roman" w:cs="Times New Roman"/>
          </w:rPr>
          <w:t xml:space="preserve"> [What does this mean?]</w:t>
        </w:r>
      </w:ins>
      <w:r w:rsidR="00DB143E">
        <w:rPr>
          <w:rFonts w:ascii="Times New Roman" w:eastAsia="Times New Roman" w:hAnsi="Times New Roman" w:cs="Times New Roman"/>
        </w:rPr>
        <w:t xml:space="preserve">,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w:t>
      </w:r>
      <w:r w:rsidR="00DB143E">
        <w:rPr>
          <w:rFonts w:ascii="Times New Roman" w:eastAsia="Times New Roman" w:hAnsi="Times New Roman" w:cs="Times New Roman"/>
        </w:rPr>
        <w:lastRenderedPageBreak/>
        <w:t xml:space="preserve">for what we consider to be “high temperature”. </w:t>
      </w:r>
      <w:ins w:id="86" w:author="Chris Richardson" w:date="2019-03-22T23:14:00Z">
        <w:r w:rsidR="00325FF6">
          <w:rPr>
            <w:rFonts w:ascii="Times New Roman" w:eastAsia="Times New Roman" w:hAnsi="Times New Roman" w:cs="Times New Roman"/>
          </w:rPr>
          <w:t xml:space="preserve">[What values for each free parameter </w:t>
        </w:r>
      </w:ins>
      <w:ins w:id="87" w:author="Chris Richardson" w:date="2019-03-22T23:15:00Z">
        <w:r w:rsidR="00325FF6">
          <w:rPr>
            <w:rFonts w:ascii="Times New Roman" w:eastAsia="Times New Roman" w:hAnsi="Times New Roman" w:cs="Times New Roman"/>
          </w:rPr>
          <w:t xml:space="preserve">give this high temperature value?] </w:t>
        </w:r>
      </w:ins>
      <w:r w:rsidR="00DB143E">
        <w:rPr>
          <w:rFonts w:ascii="Times New Roman" w:eastAsia="Times New Roman" w:hAnsi="Times New Roman" w:cs="Times New Roman"/>
        </w:rPr>
        <w:t>Our models match about half of our high temperature AGN on our BPT Diagram</w:t>
      </w:r>
      <w:ins w:id="88" w:author="Chris Richardson" w:date="2019-03-22T23:15:00Z">
        <w:r w:rsidR="00EC4A45">
          <w:rPr>
            <w:rFonts w:ascii="Times New Roman" w:eastAsia="Times New Roman" w:hAnsi="Times New Roman" w:cs="Times New Roman"/>
          </w:rPr>
          <w:t xml:space="preserve"> [</w:t>
        </w:r>
      </w:ins>
      <w:ins w:id="89" w:author="Chris Richardson" w:date="2019-03-22T23:16:00Z">
        <w:r w:rsidR="00EC4A45">
          <w:rPr>
            <w:rFonts w:ascii="Times New Roman" w:eastAsia="Times New Roman" w:hAnsi="Times New Roman" w:cs="Times New Roman"/>
          </w:rPr>
          <w:t>What values fit the AGN on the BPT diagram?]</w:t>
        </w:r>
      </w:ins>
      <w:r w:rsidR="00DB143E">
        <w:rPr>
          <w:rFonts w:ascii="Times New Roman" w:eastAsia="Times New Roman" w:hAnsi="Times New Roman" w:cs="Times New Roman"/>
        </w:rPr>
        <w:t xml:space="preserve"> and 90% of all AGN on our density diagnostic, but our temperature diagnostic shows that we are far from the highest temperature galaxies in our data set. </w:t>
      </w:r>
      <w:ins w:id="90" w:author="Chris Richardson" w:date="2019-03-08T16:05:00Z">
        <w:del w:id="91" w:author="Emmett Jenkins" w:date="2019-03-15T00:21:00Z">
          <w:r w:rsidR="00AE6B52" w:rsidDel="009A4000">
            <w:rPr>
              <w:rFonts w:ascii="Times New Roman" w:eastAsia="Times New Roman" w:hAnsi="Times New Roman" w:cs="Times New Roman"/>
            </w:rPr>
            <w:delText xml:space="preserve">[WITH THIS SECTION AND OTHERS, I THINK YOU NEED </w:delText>
          </w:r>
        </w:del>
      </w:ins>
      <w:ins w:id="92" w:author="Chris Richardson" w:date="2019-03-08T16:06:00Z">
        <w:del w:id="93" w:author="Emmett Jenkins" w:date="2019-03-15T00:21:00Z">
          <w:r w:rsidR="00AE6B52" w:rsidDel="009A4000">
            <w:rPr>
              <w:rFonts w:ascii="Times New Roman" w:eastAsia="Times New Roman" w:hAnsi="Times New Roman" w:cs="Times New Roman"/>
            </w:rPr>
            <w:delText>THE PLOTS ON HERE TO REFER TO SPECIFIC TRENDS]</w:delText>
          </w:r>
        </w:del>
      </w:ins>
    </w:p>
    <w:p w14:paraId="66FCE4AD" w14:textId="77777777" w:rsidR="00D24023" w:rsidRDefault="00D24023" w:rsidP="00AE6B52">
      <w:pPr>
        <w:ind w:firstLine="720"/>
        <w:rPr>
          <w:ins w:id="94" w:author="Emmett Jenkins" w:date="2019-03-15T00:15:00Z"/>
          <w:rFonts w:ascii="Times New Roman" w:eastAsia="Times New Roman" w:hAnsi="Times New Roman" w:cs="Times New Roman"/>
        </w:rPr>
      </w:pPr>
    </w:p>
    <w:p w14:paraId="0EDDAE52" w14:textId="5F5D6D01" w:rsidR="00D24023" w:rsidRDefault="00865D17">
      <w:pPr>
        <w:rPr>
          <w:rFonts w:ascii="Times New Roman" w:eastAsia="Times New Roman" w:hAnsi="Times New Roman" w:cs="Times New Roman"/>
        </w:rPr>
        <w:pPrChange w:id="95" w:author="Emmett Jenkins" w:date="2019-03-15T00:18:00Z">
          <w:pPr>
            <w:ind w:firstLine="720"/>
          </w:pPr>
        </w:pPrChange>
      </w:pPr>
      <w:ins w:id="96" w:author="Emmett Jenkins" w:date="2019-03-22T10:54:00Z">
        <w:r w:rsidRPr="00865D17">
          <w:rPr>
            <w:rFonts w:ascii="Times New Roman" w:eastAsia="Times New Roman" w:hAnsi="Times New Roman" w:cs="Times New Roman"/>
            <w:noProof/>
          </w:rPr>
          <mc:AlternateContent>
            <mc:Choice Requires="wpg">
              <w:drawing>
                <wp:inline distT="0" distB="0" distL="0" distR="0" wp14:anchorId="1E2BA6D7" wp14:editId="1E4C4ADC">
                  <wp:extent cx="5943600" cy="2226683"/>
                  <wp:effectExtent l="0" t="0" r="0" b="8890"/>
                  <wp:docPr id="44" name="Group 1"/>
                  <wp:cNvGraphicFramePr/>
                  <a:graphic xmlns:a="http://schemas.openxmlformats.org/drawingml/2006/main">
                    <a:graphicData uri="http://schemas.microsoft.com/office/word/2010/wordprocessingGroup">
                      <wpg:wgp>
                        <wpg:cNvGrpSpPr/>
                        <wpg:grpSpPr>
                          <a:xfrm>
                            <a:off x="0" y="0"/>
                            <a:ext cx="5943600" cy="2226683"/>
                            <a:chOff x="0" y="0"/>
                            <a:chExt cx="12192000" cy="4568108"/>
                          </a:xfrm>
                        </wpg:grpSpPr>
                        <pic:pic xmlns:pic="http://schemas.openxmlformats.org/drawingml/2006/picture">
                          <pic:nvPicPr>
                            <pic:cNvPr id="45" name="Picture 45"/>
                            <pic:cNvPicPr>
                              <a:picLocks noChangeAspect="1"/>
                            </pic:cNvPicPr>
                          </pic:nvPicPr>
                          <pic:blipFill>
                            <a:blip r:embed="rId12"/>
                            <a:stretch>
                              <a:fillRect/>
                            </a:stretch>
                          </pic:blipFill>
                          <pic:spPr>
                            <a:xfrm>
                              <a:off x="0" y="139390"/>
                              <a:ext cx="12192000" cy="4428718"/>
                            </a:xfrm>
                            <a:prstGeom prst="rect">
                              <a:avLst/>
                            </a:prstGeom>
                          </pic:spPr>
                        </pic:pic>
                        <wps:wsp>
                          <wps:cNvPr id="46" name="Rectangle 46"/>
                          <wps:cNvSpPr/>
                          <wps:spPr>
                            <a:xfrm>
                              <a:off x="2341756" y="28720"/>
                              <a:ext cx="2364059" cy="278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7422995" y="0"/>
                              <a:ext cx="4664927" cy="30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315844" y="307449"/>
                              <a:ext cx="435056" cy="759487"/>
                            </a:xfrm>
                            <a:prstGeom prst="rect">
                              <a:avLst/>
                            </a:prstGeom>
                            <a:noFill/>
                          </wps:spPr>
                          <wps:txbx>
                            <w:txbxContent>
                              <w:p w14:paraId="35B7943F"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49" name="Text Box 49"/>
                          <wps:cNvSpPr txBox="1"/>
                          <wps:spPr>
                            <a:xfrm>
                              <a:off x="7422995" y="385495"/>
                              <a:ext cx="571826" cy="759487"/>
                            </a:xfrm>
                            <a:prstGeom prst="rect">
                              <a:avLst/>
                            </a:prstGeom>
                            <a:noFill/>
                          </wps:spPr>
                          <wps:txbx>
                            <w:txbxContent>
                              <w:p w14:paraId="5EBEF8D8"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xmlns:mv="urn:schemas-microsoft-com:mac:vml" xmlns:mo="http://schemas.microsoft.com/office/mac/office/2008/main">
              <w:pict>
                <v:group w14:anchorId="1E2BA6D7" id="Group 1" o:spid="_x0000_s1027" style="width:468pt;height:175.35pt;mso-position-horizontal-relative:char;mso-position-vertical-relative:line" coordsize="12192000,456810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top:139390;width:12192000;height:44287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B&#10;DHXDAAAA2wAAAA8AAABkcnMvZG93bnJldi54bWxEj09rwkAUxO8Fv8PyCr2I7rZYqalrkKKQW/DP&#10;pbdH9jUJzb4N2U2M394VBI/DzPyGWaejbcRAna8da3ifKxDEhTM1lxrOp/3sC4QPyAYbx6ThSh7S&#10;zeRljYlxFz7QcAyliBD2CWqoQmgTKX1RkUU/dy1x9P5cZzFE2ZXSdHiJcNvID6WW0mLNcaHCln4q&#10;Kv6PvdWAq8GW2a/f2Z1ybPK8V1M51frtddx+gwg0hmf40c6MhsUn3L/EHyA3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wEMdcMAAADbAAAADwAAAAAAAAAAAAAAAACcAgAA&#10;ZHJzL2Rvd25yZXYueG1sUEsFBgAAAAAEAAQA9wAAAIwDAAAAAA==&#10;">
                    <v:imagedata r:id="rId13" o:title=""/>
                    <v:path arrowok="t"/>
                  </v:shape>
                  <v:rect id="Rectangle 46" o:spid="_x0000_s1029" style="position:absolute;left:2341756;top:28720;width:2364059;height:2787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jCQxQAA&#10;ANsAAAAPAAAAZHJzL2Rvd25yZXYueG1sRI9PawIxFMTvhX6H8Aq9lJq1W6SsRlFB8NKDfxCPj81z&#10;E9y8LJu4u/bTNwWhx2FmfsPMFoOrRUdtsJ4VjEcZCOLSa8uVguNh8/4FIkRkjbVnUnCnAIv589MM&#10;C+173lG3j5VIEA4FKjAxNoWUoTTkMIx8Q5y8i28dxiTbSuoW+wR3tfzIsol0aDktGGxobai87m9O&#10;wfc9z7fdW37tjzav7I88r07GK/X6MiynICIN8T/8aG+1gs8J/H1JP0DO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LeMJDFAAAA2wAAAA8AAAAAAAAAAAAAAAAAlwIAAGRycy9k&#10;b3ducmV2LnhtbFBLBQYAAAAABAAEAPUAAACJAwAAAAA=&#10;" fillcolor="white [3212]" stroked="f" strokeweight="1pt"/>
                  <v:rect id="Rectangle 47" o:spid="_x0000_s1030" style="position:absolute;left:7422995;width:4664927;height:30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pULxQAA&#10;ANsAAAAPAAAAZHJzL2Rvd25yZXYueG1sRI9BawIxFITvBf9DeAUvpWbrFlu2RrGC4KWHqpQeH5vX&#10;TXDzsmzi7uqvbwTB4zAz3zDz5eBq0VEbrGcFL5MMBHHpteVKwWG/eX4HESKyxtozKThTgOVi9DDH&#10;Qvuev6nbxUokCIcCFZgYm0LKUBpyGCa+IU7en28dxiTbSuoW+wR3tZxm2Uw6tJwWDDa0NlQedyen&#10;4Ouc59vuKT/2B5tX9iJ/P3+MV2r8OKw+QEQa4j18a2+1gtc3uH5JP0A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SlQvFAAAA2wAAAA8AAAAAAAAAAAAAAAAAlwIAAGRycy9k&#10;b3ducmV2LnhtbFBLBQYAAAAABAAEAPUAAACJAwAAAAA=&#10;" fillcolor="white [3212]" stroked="f" strokeweight="1pt"/>
                  <v:shape id="Text Box 48" o:spid="_x0000_s1031" type="#_x0000_t202" style="position:absolute;left:1315844;top:307449;width:435056;height:759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kQjvgAA&#10;ANsAAAAPAAAAZHJzL2Rvd25yZXYueG1sRE9Na8JAEL0X/A/LCL3VjcUWia4iVsFDL2q8D9kxG8zO&#10;huxo4r/vHgoeH+97uR58ox7UxTqwgekkA0VcBltzZaA47z/moKIgW2wCk4EnRVivRm9LzG3o+UiP&#10;k1QqhXDM0YATaXOtY+nIY5yEljhx19B5lAS7StsO+xTuG/2ZZd/aY82pwWFLW0fl7XT3BkTsZvos&#10;dj4eLsPvT++y8gsLY97Hw2YBSmiQl/jffbAGZmls+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J0ZEI74AAADbAAAADwAAAAAAAAAAAAAAAACXAgAAZHJzL2Rvd25yZXYu&#10;eG1sUEsFBgAAAAAEAAQA9QAAAIIDAAAAAA==&#10;" filled="f" stroked="f">
                    <v:textbox style="mso-fit-shape-to-text:t">
                      <w:txbxContent>
                        <w:p w14:paraId="35B7943F"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49" o:spid="_x0000_s1032" type="#_x0000_t202" style="position:absolute;left:7422995;top:385495;width:571826;height:759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CuG4wgAA&#10;ANsAAAAPAAAAZHJzL2Rvd25yZXYueG1sRI9Ba8JAFITvBf/D8oTe6kaxxaauImrBg5dqvD+yr9nQ&#10;7NuQfZr477uFgsdhZr5hluvBN+pGXawDG5hOMlDEZbA1VwaK8+fLAlQUZItNYDJwpwjr1ehpibkN&#10;PX/R7SSVShCOORpwIm2udSwdeYyT0BIn7zt0HiXJrtK2wz7BfaNnWfamPdacFhy2tHVU/pyu3oCI&#10;3Uzvxd7Hw2U47nqXla9YGPM8HjYfoIQGeYT/2wdrYP4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K4bjCAAAA2wAAAA8AAAAAAAAAAAAAAAAAlwIAAGRycy9kb3du&#10;cmV2LnhtbFBLBQYAAAAABAAEAPUAAACGAwAAAAA=&#10;" filled="f" stroked="f">
                    <v:textbox style="mso-fit-shape-to-text:t">
                      <w:txbxContent>
                        <w:p w14:paraId="5EBEF8D8"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8D6F2C7" w14:textId="46065D99" w:rsidR="00DB143E" w:rsidRDefault="009A4000" w:rsidP="00DB143E">
      <w:pPr>
        <w:rPr>
          <w:ins w:id="97" w:author="Emmett Jenkins" w:date="2019-03-15T00:22:00Z"/>
          <w:rFonts w:ascii="Times New Roman" w:eastAsia="Times New Roman" w:hAnsi="Times New Roman" w:cs="Times New Roman"/>
        </w:rPr>
      </w:pPr>
      <w:ins w:id="98" w:author="Emmett Jenkins" w:date="2019-03-15T00:22:00Z">
        <w:r>
          <w:rPr>
            <w:rFonts w:ascii="Times New Roman" w:eastAsia="Times New Roman" w:hAnsi="Times New Roman" w:cs="Times New Roman"/>
          </w:rPr>
          <w:t xml:space="preserve">Figure 2: BPT Diagram and Temperature Diagnostic diagram with a model featuring </w:t>
        </w:r>
      </w:ins>
      <w:ins w:id="99" w:author="Emmett Jenkins" w:date="2019-03-15T00:23:00Z">
        <w:r>
          <w:rPr>
            <w:rFonts w:ascii="Times New Roman" w:eastAsia="Times New Roman" w:hAnsi="Times New Roman" w:cs="Times New Roman"/>
          </w:rPr>
          <w:t>1</w:t>
        </w:r>
      </w:ins>
      <w:ins w:id="100" w:author="Emmett Jenkins" w:date="2019-03-15T00:24:00Z">
        <w:r>
          <w:rPr>
            <w:rFonts w:ascii="Times New Roman" w:eastAsia="Times New Roman" w:hAnsi="Times New Roman" w:cs="Times New Roman"/>
          </w:rPr>
          <w:t xml:space="preserve"> </w:t>
        </w:r>
      </w:ins>
      <w:ins w:id="101" w:author="Emmett Jenkins" w:date="2019-03-15T00:23:00Z">
        <w:r>
          <w:rPr>
            <w:rFonts w:ascii="Times New Roman" w:eastAsia="Times New Roman" w:hAnsi="Times New Roman" w:cs="Times New Roman"/>
          </w:rPr>
          <w:t>&lt;</w:t>
        </w:r>
      </w:ins>
      <w:ins w:id="102" w:author="Emmett Jenkins" w:date="2019-03-15T00:24:00Z">
        <w:r>
          <w:rPr>
            <w:rFonts w:ascii="Times New Roman" w:eastAsia="Times New Roman" w:hAnsi="Times New Roman" w:cs="Times New Roman"/>
          </w:rPr>
          <w:t xml:space="preserve"> </w:t>
        </w:r>
      </w:ins>
      <w:proofErr w:type="spellStart"/>
      <w:ins w:id="103" w:author="Emmett Jenkins" w:date="2019-03-15T00:23:00Z">
        <w:r>
          <w:rPr>
            <w:rFonts w:ascii="Times New Roman" w:eastAsia="Times New Roman" w:hAnsi="Times New Roman" w:cs="Times New Roman"/>
          </w:rPr>
          <w:t>n</w:t>
        </w:r>
        <w:r>
          <w:rPr>
            <w:rFonts w:ascii="Times New Roman" w:eastAsia="Times New Roman" w:hAnsi="Times New Roman" w:cs="Times New Roman"/>
            <w:vertAlign w:val="subscript"/>
          </w:rPr>
          <w:t>H</w:t>
        </w:r>
      </w:ins>
      <w:proofErr w:type="spellEnd"/>
      <w:ins w:id="104" w:author="Emmett Jenkins" w:date="2019-03-15T00:24:00Z">
        <w:r>
          <w:rPr>
            <w:rFonts w:ascii="Times New Roman" w:eastAsia="Times New Roman" w:hAnsi="Times New Roman" w:cs="Times New Roman"/>
            <w:vertAlign w:val="subscript"/>
          </w:rPr>
          <w:t xml:space="preserve"> </w:t>
        </w:r>
      </w:ins>
      <w:ins w:id="105" w:author="Emmett Jenkins" w:date="2019-03-15T00:23:00Z">
        <w:r>
          <w:rPr>
            <w:rFonts w:ascii="Times New Roman" w:eastAsia="Times New Roman" w:hAnsi="Times New Roman" w:cs="Times New Roman"/>
          </w:rPr>
          <w:t>&lt;</w:t>
        </w:r>
      </w:ins>
      <w:ins w:id="106" w:author="Emmett Jenkins" w:date="2019-03-15T00:24:00Z">
        <w:r>
          <w:rPr>
            <w:rFonts w:ascii="Times New Roman" w:eastAsia="Times New Roman" w:hAnsi="Times New Roman" w:cs="Times New Roman"/>
          </w:rPr>
          <w:t xml:space="preserve"> </w:t>
        </w:r>
      </w:ins>
      <w:ins w:id="107" w:author="Emmett Jenkins" w:date="2019-03-15T00:23:00Z">
        <w:r>
          <w:rPr>
            <w:rFonts w:ascii="Times New Roman" w:eastAsia="Times New Roman" w:hAnsi="Times New Roman" w:cs="Times New Roman"/>
          </w:rPr>
          <w:t>4 and -3.5</w:t>
        </w:r>
      </w:ins>
      <w:ins w:id="108" w:author="Emmett Jenkins" w:date="2019-03-15T00:24:00Z">
        <w:r>
          <w:rPr>
            <w:rFonts w:ascii="Times New Roman" w:eastAsia="Times New Roman" w:hAnsi="Times New Roman" w:cs="Times New Roman"/>
          </w:rPr>
          <w:t xml:space="preserve"> </w:t>
        </w:r>
      </w:ins>
      <w:ins w:id="109" w:author="Emmett Jenkins" w:date="2019-03-15T00:23:00Z">
        <w:r>
          <w:rPr>
            <w:rFonts w:ascii="Times New Roman" w:eastAsia="Times New Roman" w:hAnsi="Times New Roman" w:cs="Times New Roman"/>
          </w:rPr>
          <w:t>&lt; log U</w:t>
        </w:r>
      </w:ins>
      <w:ins w:id="110" w:author="Emmett Jenkins" w:date="2019-03-15T00:24:00Z">
        <w:r>
          <w:rPr>
            <w:rFonts w:ascii="Times New Roman" w:eastAsia="Times New Roman" w:hAnsi="Times New Roman" w:cs="Times New Roman"/>
          </w:rPr>
          <w:t xml:space="preserve"> </w:t>
        </w:r>
      </w:ins>
      <w:ins w:id="111" w:author="Emmett Jenkins" w:date="2019-03-15T00:23:00Z">
        <w:r>
          <w:rPr>
            <w:rFonts w:ascii="Times New Roman" w:eastAsia="Times New Roman" w:hAnsi="Times New Roman" w:cs="Times New Roman"/>
          </w:rPr>
          <w:t>&lt;</w:t>
        </w:r>
      </w:ins>
      <w:ins w:id="112" w:author="Emmett Jenkins" w:date="2019-03-15T00:24:00Z">
        <w:r>
          <w:rPr>
            <w:rFonts w:ascii="Times New Roman" w:eastAsia="Times New Roman" w:hAnsi="Times New Roman" w:cs="Times New Roman"/>
          </w:rPr>
          <w:t xml:space="preserve"> </w:t>
        </w:r>
      </w:ins>
      <w:ins w:id="113" w:author="Emmett Jenkins" w:date="2019-03-15T00:23:00Z">
        <w:r>
          <w:rPr>
            <w:rFonts w:ascii="Times New Roman" w:eastAsia="Times New Roman" w:hAnsi="Times New Roman" w:cs="Times New Roman"/>
          </w:rPr>
          <w:t>-0.5</w:t>
        </w:r>
      </w:ins>
      <w:ins w:id="114" w:author="Emmett Jenkins" w:date="2019-03-15T12:32:00Z">
        <w:r w:rsidR="000B0BD4">
          <w:rPr>
            <w:rFonts w:ascii="Times New Roman" w:eastAsia="Times New Roman" w:hAnsi="Times New Roman" w:cs="Times New Roman"/>
          </w:rPr>
          <w:t xml:space="preserve"> (Switch to </w:t>
        </w:r>
        <w:proofErr w:type="spellStart"/>
        <w:r w:rsidR="000B0BD4">
          <w:rPr>
            <w:rFonts w:ascii="Times New Roman" w:eastAsia="Times New Roman" w:hAnsi="Times New Roman" w:cs="Times New Roman"/>
          </w:rPr>
          <w:t>Te</w:t>
        </w:r>
        <w:proofErr w:type="spellEnd"/>
        <w:r w:rsidR="000B0BD4">
          <w:rPr>
            <w:rFonts w:ascii="Times New Roman" w:eastAsia="Times New Roman" w:hAnsi="Times New Roman" w:cs="Times New Roman"/>
          </w:rPr>
          <w:t xml:space="preserve"> high, low, mid, and include descriptions in caption)</w:t>
        </w:r>
      </w:ins>
      <w:ins w:id="115" w:author="Chris Richardson" w:date="2019-03-22T23:16:00Z">
        <w:r w:rsidR="00EC4A45">
          <w:rPr>
            <w:rFonts w:ascii="Times New Roman" w:eastAsia="Times New Roman" w:hAnsi="Times New Roman" w:cs="Times New Roman"/>
          </w:rPr>
          <w:t xml:space="preserve"> [Remember to move the legends outside, zoom in on the area of interest, add the density diagnostic</w:t>
        </w:r>
      </w:ins>
      <w:ins w:id="116" w:author="Chris Richardson" w:date="2019-03-22T23:18:00Z">
        <w:r w:rsidR="000B3A1A">
          <w:rPr>
            <w:rFonts w:ascii="Times New Roman" w:eastAsia="Times New Roman" w:hAnsi="Times New Roman" w:cs="Times New Roman"/>
          </w:rPr>
          <w:t>, and add color maps</w:t>
        </w:r>
      </w:ins>
      <w:ins w:id="117" w:author="Chris Richardson" w:date="2019-03-22T23:16:00Z">
        <w:r w:rsidR="00EC4A45">
          <w:rPr>
            <w:rFonts w:ascii="Times New Roman" w:eastAsia="Times New Roman" w:hAnsi="Times New Roman" w:cs="Times New Roman"/>
          </w:rPr>
          <w:t>]</w:t>
        </w:r>
      </w:ins>
    </w:p>
    <w:p w14:paraId="4389101B" w14:textId="77777777" w:rsidR="009A4000" w:rsidRDefault="009A4000" w:rsidP="00DB143E">
      <w:pPr>
        <w:rPr>
          <w:rFonts w:ascii="Times New Roman" w:eastAsia="Times New Roman" w:hAnsi="Times New Roman" w:cs="Times New Roman"/>
        </w:rPr>
      </w:pPr>
    </w:p>
    <w:p w14:paraId="3A91CFD5" w14:textId="23976031" w:rsidR="00DB143E" w:rsidRDefault="00DB143E" w:rsidP="00DB143E">
      <w:pPr>
        <w:rPr>
          <w:ins w:id="118" w:author="Chris Richardson" w:date="2019-03-22T23:28:00Z"/>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3C63E5F8" w:rsidR="00DB143E" w:rsidRDefault="00DB143E" w:rsidP="00DB143E">
      <w:pPr>
        <w:rPr>
          <w:ins w:id="119" w:author="Emmett Jenkins" w:date="2019-03-15T00:15:00Z"/>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ins w:id="120" w:author="Chris Richardson" w:date="2019-03-22T23:17:00Z">
        <w:r w:rsidR="007436B2">
          <w:rPr>
            <w:rFonts w:ascii="Times New Roman" w:eastAsia="Times New Roman" w:hAnsi="Times New Roman" w:cs="Times New Roman"/>
          </w:rPr>
          <w:t xml:space="preserve"> [How does changing the metallicity </w:t>
        </w:r>
      </w:ins>
      <w:ins w:id="121" w:author="Chris Richardson" w:date="2019-03-22T23:18:00Z">
        <w:r w:rsidR="007436B2">
          <w:rPr>
            <w:rFonts w:ascii="Times New Roman" w:eastAsia="Times New Roman" w:hAnsi="Times New Roman" w:cs="Times New Roman"/>
          </w:rPr>
          <w:t>change the electron temperature?]</w:t>
        </w:r>
      </w:ins>
      <w:r>
        <w:rPr>
          <w:rFonts w:ascii="Times New Roman" w:eastAsia="Times New Roman" w:hAnsi="Times New Roman" w:cs="Times New Roman"/>
        </w:rPr>
        <w:t xml:space="preserve"> We ran models with Z ranging from 0.5 to 2 times solar values (</w:t>
      </w:r>
      <w:r w:rsidRPr="007436B2">
        <w:rPr>
          <w:rFonts w:ascii="Times New Roman" w:eastAsia="Times New Roman" w:hAnsi="Times New Roman" w:cs="Times New Roman"/>
          <w:highlight w:val="yellow"/>
          <w:rPrChange w:id="122" w:author="Chris Richardson" w:date="2019-03-22T23:17:00Z">
            <w:rPr>
              <w:rFonts w:ascii="Times New Roman" w:eastAsia="Times New Roman" w:hAnsi="Times New Roman" w:cs="Times New Roman"/>
            </w:rPr>
          </w:rPrChange>
        </w:rPr>
        <w:t>replace with Z0 notation when I can find it</w:t>
      </w:r>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-3.5) to log(-0.5) in 0.5</w:t>
      </w:r>
      <w:del w:id="123" w:author="Emmett Jenkins" w:date="2019-03-15T12:42:00Z">
        <w:r w:rsidDel="000476D0">
          <w:rPr>
            <w:rFonts w:ascii="Times New Roman" w:eastAsia="Times New Roman" w:hAnsi="Times New Roman" w:cs="Times New Roman"/>
          </w:rPr>
          <w:delText xml:space="preserve"> </w:delText>
        </w:r>
        <w:r w:rsidR="00040D0F" w:rsidDel="000476D0">
          <w:rPr>
            <w:rFonts w:ascii="Times New Roman" w:eastAsia="Times New Roman" w:hAnsi="Times New Roman" w:cs="Times New Roman"/>
          </w:rPr>
          <w:delText>dex</w:delText>
        </w:r>
      </w:del>
      <w:r>
        <w:rPr>
          <w:rFonts w:ascii="Times New Roman" w:eastAsia="Times New Roman" w:hAnsi="Times New Roman" w:cs="Times New Roman"/>
        </w:rPr>
        <w:t xml:space="preserve"> steps. Plotting these models reveals that </w:t>
      </w:r>
      <w:r w:rsidR="00040D0F">
        <w:rPr>
          <w:rFonts w:ascii="Times New Roman" w:eastAsia="Times New Roman" w:hAnsi="Times New Roman" w:cs="Times New Roman"/>
        </w:rPr>
        <w:t>we match nearly all of our high temperature AGN on the BPT Diagram</w:t>
      </w:r>
      <w:ins w:id="124" w:author="Chris Richardson" w:date="2019-03-22T23:19:00Z">
        <w:r w:rsidR="00D0352B">
          <w:rPr>
            <w:rFonts w:ascii="Times New Roman" w:eastAsia="Times New Roman" w:hAnsi="Times New Roman" w:cs="Times New Roman"/>
          </w:rPr>
          <w:t xml:space="preserve"> [What metallicity values do the AGN span?]</w:t>
        </w:r>
      </w:ins>
      <w:r w:rsidR="00040D0F">
        <w:rPr>
          <w:rFonts w:ascii="Times New Roman" w:eastAsia="Times New Roman" w:hAnsi="Times New Roman" w:cs="Times New Roman"/>
        </w:rPr>
        <w:t xml:space="preserve"> and our metallicity diagnostic, </w:t>
      </w:r>
      <w:commentRangeStart w:id="125"/>
      <w:r w:rsidR="00040D0F">
        <w:rPr>
          <w:rFonts w:ascii="Times New Roman" w:eastAsia="Times New Roman" w:hAnsi="Times New Roman" w:cs="Times New Roman"/>
        </w:rPr>
        <w:t>but again don’t reach only about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with our highest temperature </w:t>
      </w:r>
      <w:commentRangeEnd w:id="125"/>
      <w:r w:rsidR="00E2797C">
        <w:rPr>
          <w:rStyle w:val="CommentReference"/>
        </w:rPr>
        <w:commentReference w:id="125"/>
      </w:r>
      <w:r w:rsidR="00040D0F">
        <w:rPr>
          <w:rFonts w:ascii="Times New Roman" w:eastAsia="Times New Roman" w:hAnsi="Times New Roman" w:cs="Times New Roman"/>
        </w:rPr>
        <w:t>models</w:t>
      </w:r>
      <w:ins w:id="126" w:author="Chris Richardson" w:date="2019-03-22T23:27:00Z">
        <w:r w:rsidR="00E2797C">
          <w:rPr>
            <w:rFonts w:ascii="Times New Roman" w:eastAsia="Times New Roman" w:hAnsi="Times New Roman" w:cs="Times New Roman"/>
          </w:rPr>
          <w:t xml:space="preserve"> [What models give the highest </w:t>
        </w:r>
      </w:ins>
      <w:ins w:id="127" w:author="Chris Richardson" w:date="2019-03-22T23:28:00Z">
        <w:r w:rsidR="00E2797C">
          <w:rPr>
            <w:rFonts w:ascii="Times New Roman" w:eastAsia="Times New Roman" w:hAnsi="Times New Roman" w:cs="Times New Roman"/>
          </w:rPr>
          <w:t>temperature?]</w:t>
        </w:r>
      </w:ins>
      <w:r w:rsidR="00040D0F">
        <w:rPr>
          <w:rFonts w:ascii="Times New Roman" w:eastAsia="Times New Roman" w:hAnsi="Times New Roman" w:cs="Times New Roman"/>
        </w:rPr>
        <w:t xml:space="preserve">, meaning we are still far from our highest temperature AGN. </w:t>
      </w:r>
    </w:p>
    <w:p w14:paraId="3FBA5E13" w14:textId="77777777" w:rsidR="00D24023" w:rsidRDefault="00D24023" w:rsidP="00DB143E">
      <w:pPr>
        <w:rPr>
          <w:ins w:id="128" w:author="Emmett Jenkins" w:date="2019-03-15T00:15:00Z"/>
          <w:rFonts w:ascii="Times New Roman" w:eastAsia="Times New Roman" w:hAnsi="Times New Roman" w:cs="Times New Roman"/>
        </w:rPr>
      </w:pPr>
    </w:p>
    <w:p w14:paraId="6BB7E195" w14:textId="02AEAAAE" w:rsidR="00D24023" w:rsidRPr="00040D0F" w:rsidRDefault="00D24023" w:rsidP="00DB143E">
      <w:pPr>
        <w:rPr>
          <w:rFonts w:ascii="Times New Roman" w:eastAsia="Times New Roman" w:hAnsi="Times New Roman" w:cs="Times New Roman"/>
        </w:rPr>
      </w:pPr>
      <w:ins w:id="129" w:author="Emmett Jenkins" w:date="2019-03-15T00:15:00Z">
        <w:r w:rsidRPr="00D24023">
          <w:rPr>
            <w:rFonts w:ascii="Times New Roman" w:eastAsia="Times New Roman" w:hAnsi="Times New Roman" w:cs="Times New Roman"/>
            <w:noProof/>
          </w:rPr>
          <w:lastRenderedPageBreak/>
          <mc:AlternateContent>
            <mc:Choice Requires="wpg">
              <w:drawing>
                <wp:inline distT="0" distB="0" distL="0" distR="0" wp14:anchorId="01D683D2" wp14:editId="4AA4F868">
                  <wp:extent cx="5943600" cy="2279618"/>
                  <wp:effectExtent l="0" t="0" r="0" b="6985"/>
                  <wp:docPr id="13" name="Group 1"/>
                  <wp:cNvGraphicFramePr/>
                  <a:graphic xmlns:a="http://schemas.openxmlformats.org/drawingml/2006/main">
                    <a:graphicData uri="http://schemas.microsoft.com/office/word/2010/wordprocessingGroup">
                      <wpg:wgp>
                        <wpg:cNvGrpSpPr/>
                        <wpg:grpSpPr>
                          <a:xfrm>
                            <a:off x="0" y="0"/>
                            <a:ext cx="5943600" cy="2279618"/>
                            <a:chOff x="0" y="0"/>
                            <a:chExt cx="12192000" cy="4676174"/>
                          </a:xfrm>
                        </wpg:grpSpPr>
                        <pic:pic xmlns:pic="http://schemas.openxmlformats.org/drawingml/2006/picture">
                          <pic:nvPicPr>
                            <pic:cNvPr id="14" name="Picture 14"/>
                            <pic:cNvPicPr>
                              <a:picLocks noChangeAspect="1"/>
                            </pic:cNvPicPr>
                          </pic:nvPicPr>
                          <pic:blipFill>
                            <a:blip r:embed="rId17"/>
                            <a:stretch>
                              <a:fillRect/>
                            </a:stretch>
                          </pic:blipFill>
                          <pic:spPr>
                            <a:xfrm>
                              <a:off x="0" y="194326"/>
                              <a:ext cx="12192000" cy="4481848"/>
                            </a:xfrm>
                            <a:prstGeom prst="rect">
                              <a:avLst/>
                            </a:prstGeom>
                          </pic:spPr>
                        </pic:pic>
                        <wps:wsp>
                          <wps:cNvPr id="15" name="Rectangle 15"/>
                          <wps:cNvSpPr/>
                          <wps:spPr>
                            <a:xfrm>
                              <a:off x="2240708" y="0"/>
                              <a:ext cx="2458720" cy="3886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8560228" y="63531"/>
                              <a:ext cx="2397760" cy="3251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456267" y="1867489"/>
                              <a:ext cx="474133" cy="759400"/>
                            </a:xfrm>
                            <a:prstGeom prst="rect">
                              <a:avLst/>
                            </a:prstGeom>
                            <a:noFill/>
                          </wps:spPr>
                          <wps:txbx>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18" name="Text Box 18"/>
                          <wps:cNvSpPr txBox="1"/>
                          <wps:spPr>
                            <a:xfrm>
                              <a:off x="7704667" y="614755"/>
                              <a:ext cx="423333" cy="759400"/>
                            </a:xfrm>
                            <a:prstGeom prst="rect">
                              <a:avLst/>
                            </a:prstGeom>
                            <a:noFill/>
                          </wps:spPr>
                          <wps:txbx>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xmlns:mv="urn:schemas-microsoft-com:mac:vml" xmlns:mo="http://schemas.microsoft.com/office/mac/office/2008/main">
              <w:pict>
                <v:group w14:anchorId="01D683D2" id="_x0000_s1033" style="width:468pt;height:179.5pt;mso-position-horizontal-relative:char;mso-position-vertical-relative:line" coordsize="12192000,46761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">
                  <v:shape id="Picture 14" o:spid="_x0000_s1034" type="#_x0000_t75" style="position:absolute;top:194326;width:12192000;height:44818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E&#10;JQ7AAAAA2wAAAA8AAABkcnMvZG93bnJldi54bWxET9uKwjAQfV/wH8IIvq2pt6LVKIsg+KKw6gcM&#10;zdhWm0ltstr69UZY8G0O5zqLVWNKcafaFZYVDPoRCOLU6oIzBafj5nsKwnlkjaVlUtCSg9Wy87XA&#10;RNsH/9L94DMRQtglqCD3vkqkdGlOBl3fVsSBO9vaoA+wzqSu8RHCTSmHURRLgwWHhhwrWueUXg9/&#10;RsHl2U6MHMlbvJ/tzJDidjq5rpXqdZufOQhPjf+I/91bHeaP4f1LOEAu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EQlDsAAAADbAAAADwAAAAAAAAAAAAAAAACcAgAAZHJz&#10;L2Rvd25yZXYueG1sUEsFBgAAAAAEAAQA9wAAAIkDAAAAAA==&#10;">
                    <v:imagedata r:id="rId18" o:title=""/>
                    <v:path arrowok="t"/>
                  </v:shape>
                  <v:rect id="Rectangle 15" o:spid="_x0000_s1035" style="position:absolute;left:2240708;width:2458720;height:3886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v4H6wgAA&#10;ANsAAAAPAAAAZHJzL2Rvd25yZXYueG1sRE9LawIxEL4X+h/CFLwUzepSka1RtFDw0oMPxOOwmW6C&#10;m8myibtrf31TEHqbj+85y/XgatFRG6xnBdNJBoK49NpypeB0/BwvQISIrLH2TAruFGC9en5aYqF9&#10;z3vqDrESKYRDgQpMjE0hZSgNOQwT3xAn7tu3DmOCbSV1i30Kd7WcZdlcOrScGgw29GGovB5uTsHX&#10;Pc933Wt+7U82r+yPvGzPxis1ehk27yAiDfFf/HDvdJr/Bn+/p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gfrCAAAA2wAAAA8AAAAAAAAAAAAAAAAAlwIAAGRycy9kb3du&#10;cmV2LnhtbFBLBQYAAAAABAAEAPUAAACGAwAAAAA=&#10;" fillcolor="white [3212]" stroked="f" strokeweight="1pt"/>
                  <v:rect id="Rectangle 16" o:spid="_x0000_s1036" style="position:absolute;left:8560228;top:63531;width:2397760;height:325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R+NwgAA&#10;ANsAAAAPAAAAZHJzL2Rvd25yZXYueG1sRE9NawIxEL0L/ocwBS9Ss7ogZTVKFQQvHmql9Dhsxk1w&#10;M1k2cXf11zeFQm/zeJ+z3g6uFh21wXpWMJ9lIIhLry1XCi6fh9c3ECEia6w9k4IHBdhuxqM1Ftr3&#10;/EHdOVYihXAoUIGJsSmkDKUhh2HmG+LEXX3rMCbYVlK32KdwV8tFli2lQ8upwWBDe0Pl7Xx3Ck6P&#10;PD920/zWX2xe2af83n0Zr9TkZXhfgYg0xH/xn/uo0/wl/P6SDpC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tH43CAAAA2wAAAA8AAAAAAAAAAAAAAAAAlwIAAGRycy9kb3du&#10;cmV2LnhtbFBLBQYAAAAABAAEAPUAAACGAwAAAAA=&#10;" fillcolor="white [3212]" stroked="f" strokeweight="1pt"/>
                  <v:shape id="Text Box 17" o:spid="_x0000_s1037" type="#_x0000_t202" style="position:absolute;left:1456267;top:1867489;width:4741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18" o:spid="_x0000_s1038" type="#_x0000_t202" style="position:absolute;left:7704667;top:614755;width:4233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2F0F971" w14:textId="61542BB5" w:rsidR="00040D0F" w:rsidRPr="009A4000" w:rsidRDefault="009A4000" w:rsidP="00CA0250">
      <w:pPr>
        <w:rPr>
          <w:rFonts w:ascii="Times New Roman" w:eastAsia="Times New Roman" w:hAnsi="Times New Roman" w:cs="Times New Roman"/>
          <w:rPrChange w:id="130" w:author="Emmett Jenkins" w:date="2019-03-15T00:24:00Z">
            <w:rPr>
              <w:rFonts w:ascii="Times New Roman" w:eastAsia="Times New Roman" w:hAnsi="Times New Roman" w:cs="Times New Roman"/>
              <w:i/>
            </w:rPr>
          </w:rPrChange>
        </w:rPr>
      </w:pPr>
      <w:ins w:id="131" w:author="Emmett Jenkins" w:date="2019-03-15T00:24:00Z">
        <w:r>
          <w:rPr>
            <w:rFonts w:ascii="Times New Roman" w:eastAsia="Times New Roman" w:hAnsi="Times New Roman" w:cs="Times New Roman"/>
          </w:rPr>
          <w:t xml:space="preserve">Figure 3: BPT Diagram and Temperature Diagnostic diagram with models featuring 0.5 &lt; Z &lt; 5 and </w:t>
        </w:r>
      </w:ins>
      <w:ins w:id="132" w:author="Emmett Jenkins" w:date="2019-03-15T00:25:00Z">
        <w:r>
          <w:rPr>
            <w:rFonts w:ascii="Times New Roman" w:eastAsia="Times New Roman" w:hAnsi="Times New Roman" w:cs="Times New Roman"/>
          </w:rPr>
          <w:t>-3.5 &lt; log U &lt; -0.5.</w:t>
        </w:r>
      </w:ins>
      <w:ins w:id="133" w:author="Chris Richardson" w:date="2019-03-22T23:28:00Z">
        <w:r w:rsidR="00877ACA">
          <w:rPr>
            <w:rFonts w:ascii="Times New Roman" w:eastAsia="Times New Roman" w:hAnsi="Times New Roman" w:cs="Times New Roman"/>
          </w:rPr>
          <w:t xml:space="preserve"> (Same with this figure as above)</w:t>
        </w:r>
      </w:ins>
    </w:p>
    <w:p w14:paraId="037A29E0" w14:textId="77777777" w:rsidR="009971F6" w:rsidRDefault="009971F6" w:rsidP="00CA0250">
      <w:pPr>
        <w:rPr>
          <w:ins w:id="134" w:author="Chris Richardson" w:date="2019-03-22T23:28:00Z"/>
          <w:rFonts w:ascii="Times New Roman" w:eastAsia="Times New Roman" w:hAnsi="Times New Roman" w:cs="Times New Roman"/>
          <w:i/>
        </w:rPr>
      </w:pPr>
    </w:p>
    <w:p w14:paraId="419E28FC" w14:textId="54909BDE" w:rsidR="00040D0F" w:rsidRDefault="00040D0F" w:rsidP="00CA0250">
      <w:pPr>
        <w:rPr>
          <w:ins w:id="135" w:author="Chris Richardson" w:date="2019-03-22T23:28:00Z"/>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21FFFAEB" w:rsidR="00040D0F" w:rsidRDefault="00040D0F" w:rsidP="00CA0250">
      <w:pPr>
        <w:rPr>
          <w:ins w:id="136" w:author="Emmett Jenkins" w:date="2019-03-15T00:10:00Z"/>
          <w:rFonts w:ascii="Times New Roman" w:eastAsia="Times New Roman" w:hAnsi="Times New Roman" w:cs="Times New Roman"/>
        </w:rPr>
      </w:pPr>
      <w:r>
        <w:rPr>
          <w:rFonts w:ascii="Times New Roman" w:eastAsia="Times New Roman" w:hAnsi="Times New Roman" w:cs="Times New Roman"/>
        </w:rPr>
        <w:tab/>
        <w:t xml:space="preserve">Our </w:t>
      </w:r>
      <w:del w:id="137" w:author="Emmett Jenkins" w:date="2019-03-15T00:19:00Z">
        <w:r w:rsidDel="009A4000">
          <w:rPr>
            <w:rFonts w:ascii="Times New Roman" w:eastAsia="Times New Roman" w:hAnsi="Times New Roman" w:cs="Times New Roman"/>
          </w:rPr>
          <w:delText>most interesting</w:delText>
        </w:r>
      </w:del>
      <w:ins w:id="138" w:author="Emmett Jenkins" w:date="2019-03-15T00:19:00Z">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ins>
      <w:proofErr w:type="spellEnd"/>
      <w:r>
        <w:rPr>
          <w:rFonts w:ascii="Times New Roman" w:eastAsia="Times New Roman" w:hAnsi="Times New Roman" w:cs="Times New Roman"/>
        </w:rPr>
        <w:t xml:space="preserve"> results have come from Z and grain</w:t>
      </w:r>
      <w:ins w:id="139" w:author="Chris Richardson" w:date="2019-03-22T23:29:00Z">
        <w:r w:rsidR="009971F6">
          <w:rPr>
            <w:rFonts w:ascii="Times New Roman" w:eastAsia="Times New Roman" w:hAnsi="Times New Roman" w:cs="Times New Roman"/>
          </w:rPr>
          <w:t xml:space="preserve"> abundance</w:t>
        </w:r>
      </w:ins>
      <w:del w:id="140" w:author="Chris Richardson" w:date="2019-03-22T23:29:00Z">
        <w:r w:rsidDel="009971F6">
          <w:rPr>
            <w:rFonts w:ascii="Times New Roman" w:eastAsia="Times New Roman" w:hAnsi="Times New Roman" w:cs="Times New Roman"/>
          </w:rPr>
          <w:delText>s</w:delText>
        </w:r>
      </w:del>
      <w:r>
        <w:rPr>
          <w:rFonts w:ascii="Times New Roman" w:eastAsia="Times New Roman" w:hAnsi="Times New Roman" w:cs="Times New Roman"/>
        </w:rPr>
        <w:t xml:space="preserve"> models</w:t>
      </w:r>
      <w:del w:id="141" w:author="Chris Richardson" w:date="2019-03-22T23:29:00Z">
        <w:r w:rsidDel="009971F6">
          <w:rPr>
            <w:rFonts w:ascii="Times New Roman" w:eastAsia="Times New Roman" w:hAnsi="Times New Roman" w:cs="Times New Roman"/>
          </w:rPr>
          <w:delText xml:space="preserve"> </w:delText>
        </w:r>
      </w:del>
      <w:del w:id="142" w:author="Emmett Jenkins" w:date="2019-03-15T00:19:00Z">
        <w:r w:rsidDel="009A4000">
          <w:rPr>
            <w:rFonts w:ascii="Times New Roman" w:eastAsia="Times New Roman" w:hAnsi="Times New Roman" w:cs="Times New Roman"/>
          </w:rPr>
          <w:delText>(should I not give this away here?</w:delText>
        </w:r>
      </w:del>
      <w:ins w:id="143" w:author="Chris Richardson" w:date="2019-03-08T16:07:00Z">
        <w:del w:id="144" w:author="Emmett Jenkins" w:date="2019-03-15T00:19:00Z">
          <w:r w:rsidR="00AE6B52" w:rsidDel="009A4000">
            <w:rPr>
              <w:rFonts w:ascii="Times New Roman" w:eastAsia="Times New Roman" w:hAnsi="Times New Roman" w:cs="Times New Roman"/>
            </w:rPr>
            <w:delText xml:space="preserve"> [IT’S OK TO GIVE IT AWAY HERE, BUT AVOID USING “INTERESTING”. WHY IS IT THE BEST?</w:delText>
          </w:r>
        </w:del>
      </w:ins>
      <w:del w:id="145" w:author="Emmett Jenkins" w:date="2019-03-15T00:19:00Z">
        <w:r w:rsidDel="009A4000">
          <w:rPr>
            <w:rFonts w:ascii="Times New Roman" w:eastAsia="Times New Roman" w:hAnsi="Times New Roman" w:cs="Times New Roman"/>
          </w:rPr>
          <w:delText>)</w:delText>
        </w:r>
      </w:del>
      <w:r>
        <w:rPr>
          <w:rFonts w:ascii="Times New Roman" w:eastAsia="Times New Roman" w:hAnsi="Times New Roman" w:cs="Times New Roman"/>
        </w:rPr>
        <w:t xml:space="preserve">. We varied Z from 0.5 to 2 times solar values in 0.3 linear steps, and grains from 0.5 to 5 times solar values in 0.5 linear steps. Our BPT Diagram shows that we match about half of our high temperature AGN, and our metallicity plot shows our models matching just over half. However, our temperature diagnostic shows that we reach the middle of our high temperature group of AGN (get the actual </w:t>
      </w:r>
      <w:proofErr w:type="spellStart"/>
      <w:r>
        <w:rPr>
          <w:rFonts w:ascii="Times New Roman" w:eastAsia="Times New Roman" w:hAnsi="Times New Roman" w:cs="Times New Roman"/>
        </w:rPr>
        <w:t>Te</w:t>
      </w:r>
      <w:proofErr w:type="spellEnd"/>
      <w:r>
        <w:rPr>
          <w:rFonts w:ascii="Times New Roman" w:eastAsia="Times New Roman" w:hAnsi="Times New Roman" w:cs="Times New Roman"/>
        </w:rPr>
        <w:t xml:space="preserve">),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ins w:id="146" w:author="Chris Richardson" w:date="2019-03-22T23:31:00Z">
        <w:r w:rsidR="00814A5B">
          <w:rPr>
            <w:rFonts w:ascii="Times New Roman" w:eastAsia="Times New Roman" w:hAnsi="Times New Roman" w:cs="Times New Roman"/>
          </w:rPr>
          <w:t xml:space="preserve"> [As with the previous sections, get the actual free parameter values that lead to</w:t>
        </w:r>
      </w:ins>
      <w:ins w:id="147" w:author="Chris Richardson" w:date="2019-03-22T23:32:00Z">
        <w:r w:rsidR="00814A5B">
          <w:rPr>
            <w:rFonts w:ascii="Times New Roman" w:eastAsia="Times New Roman" w:hAnsi="Times New Roman" w:cs="Times New Roman"/>
          </w:rPr>
          <w:t xml:space="preserve"> these </w:t>
        </w:r>
        <w:proofErr w:type="gramStart"/>
        <w:r w:rsidR="00814A5B">
          <w:rPr>
            <w:rFonts w:ascii="Times New Roman" w:eastAsia="Times New Roman" w:hAnsi="Times New Roman" w:cs="Times New Roman"/>
          </w:rPr>
          <w:t>temperatures.</w:t>
        </w:r>
      </w:ins>
      <w:r>
        <w:rPr>
          <w:rFonts w:ascii="Times New Roman" w:eastAsia="Times New Roman" w:hAnsi="Times New Roman" w:cs="Times New Roman"/>
        </w:rPr>
        <w:t>.</w:t>
      </w:r>
      <w:proofErr w:type="gramEnd"/>
      <w:r>
        <w:rPr>
          <w:rFonts w:ascii="Times New Roman" w:eastAsia="Times New Roman" w:hAnsi="Times New Roman" w:cs="Times New Roman"/>
        </w:rPr>
        <w:t xml:space="preserve"> 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ins w:id="148" w:author="Emmett Jenkins" w:date="2019-03-15T00:19:00Z">
        <w:r w:rsidR="009A4000">
          <w:rPr>
            <w:rFonts w:ascii="Times New Roman" w:eastAsia="Times New Roman" w:hAnsi="Times New Roman" w:cs="Times New Roman"/>
          </w:rPr>
          <w:t>. This is due to photoelectric heating from grains</w:t>
        </w:r>
      </w:ins>
      <w:ins w:id="149" w:author="Emmett Jenkins" w:date="2019-03-15T00:20:00Z">
        <w:r w:rsidR="009A4000">
          <w:rPr>
            <w:rFonts w:ascii="Times New Roman" w:eastAsia="Times New Roman" w:hAnsi="Times New Roman" w:cs="Times New Roman"/>
          </w:rPr>
          <w:t xml:space="preserve">, meaning photons hitting these grains </w:t>
        </w:r>
      </w:ins>
      <w:ins w:id="150" w:author="Emmett Jenkins" w:date="2019-03-22T10:00:00Z">
        <w:r w:rsidR="00D65E4D">
          <w:rPr>
            <w:rFonts w:ascii="Times New Roman" w:eastAsia="Times New Roman" w:hAnsi="Times New Roman" w:cs="Times New Roman"/>
          </w:rPr>
          <w:t>can eject an electron from the grain</w:t>
        </w:r>
      </w:ins>
      <w:ins w:id="151" w:author="Emmett Jenkins" w:date="2019-03-22T10:01:00Z">
        <w:r w:rsidR="00D65E4D">
          <w:rPr>
            <w:rFonts w:ascii="Times New Roman" w:eastAsia="Times New Roman" w:hAnsi="Times New Roman" w:cs="Times New Roman"/>
          </w:rPr>
          <w:t xml:space="preserve"> into the electron cloud, increasing its temperature</w:t>
        </w:r>
      </w:ins>
      <w:ins w:id="152" w:author="Emmett Jenkins" w:date="2019-03-15T00:20:00Z">
        <w:r w:rsidR="009A4000">
          <w:rPr>
            <w:rFonts w:ascii="Times New Roman" w:eastAsia="Times New Roman" w:hAnsi="Times New Roman" w:cs="Times New Roman"/>
          </w:rPr>
          <w:t xml:space="preserve">. </w:t>
        </w:r>
      </w:ins>
      <w:ins w:id="153" w:author="Chris Richardson" w:date="2019-03-22T23:29:00Z">
        <w:r w:rsidR="00814A5B">
          <w:rPr>
            <w:rFonts w:ascii="Times New Roman" w:eastAsia="Times New Roman" w:hAnsi="Times New Roman" w:cs="Times New Roman"/>
          </w:rPr>
          <w:t xml:space="preserve">[I think this should </w:t>
        </w:r>
      </w:ins>
      <w:ins w:id="154" w:author="Chris Richardson" w:date="2019-03-22T23:30:00Z">
        <w:r w:rsidR="00814A5B">
          <w:rPr>
            <w:rFonts w:ascii="Times New Roman" w:eastAsia="Times New Roman" w:hAnsi="Times New Roman" w:cs="Times New Roman"/>
          </w:rPr>
          <w:t>come first in order to keep the same flow as the previous subsections]</w:t>
        </w:r>
      </w:ins>
      <w:del w:id="155" w:author="Emmett Jenkins" w:date="2019-03-15T00:20:00Z">
        <w:r w:rsidDel="009A4000">
          <w:rPr>
            <w:rFonts w:ascii="Times New Roman" w:eastAsia="Times New Roman" w:hAnsi="Times New Roman" w:cs="Times New Roman"/>
          </w:rPr>
          <w:delText xml:space="preserve"> </w:delText>
        </w:r>
      </w:del>
      <w:del w:id="156" w:author="Emmett Jenkins" w:date="2019-03-15T00:19:00Z">
        <w:r w:rsidDel="009A4000">
          <w:rPr>
            <w:rFonts w:ascii="Times New Roman" w:eastAsia="Times New Roman" w:hAnsi="Times New Roman" w:cs="Times New Roman"/>
          </w:rPr>
          <w:delText>(should I go into the explanation of why here or save that for later?</w:delText>
        </w:r>
      </w:del>
      <w:ins w:id="157" w:author="Chris Richardson" w:date="2019-03-08T16:07:00Z">
        <w:del w:id="158" w:author="Emmett Jenkins" w:date="2019-03-15T00:19:00Z">
          <w:r w:rsidR="00AE6B52" w:rsidDel="009A4000">
            <w:rPr>
              <w:rFonts w:ascii="Times New Roman" w:eastAsia="Times New Roman" w:hAnsi="Times New Roman" w:cs="Times New Roman"/>
            </w:rPr>
            <w:delText xml:space="preserve"> [THIS IS A GOOD PLACE.</w:delText>
          </w:r>
        </w:del>
      </w:ins>
      <w:del w:id="159" w:author="Emmett Jenkins" w:date="2019-03-15T00:19:00Z">
        <w:r w:rsidDel="009A4000">
          <w:rPr>
            <w:rFonts w:ascii="Times New Roman" w:eastAsia="Times New Roman" w:hAnsi="Times New Roman" w:cs="Times New Roman"/>
          </w:rPr>
          <w:delText>).</w:delText>
        </w:r>
      </w:del>
    </w:p>
    <w:p w14:paraId="5A838A73" w14:textId="77777777" w:rsidR="00AD3127" w:rsidRDefault="00AD3127" w:rsidP="00CA0250">
      <w:pPr>
        <w:rPr>
          <w:ins w:id="160" w:author="Emmett Jenkins" w:date="2019-03-15T00:10:00Z"/>
          <w:rFonts w:ascii="Times New Roman" w:eastAsia="Times New Roman" w:hAnsi="Times New Roman" w:cs="Times New Roman"/>
        </w:rPr>
      </w:pPr>
    </w:p>
    <w:p w14:paraId="652839D2" w14:textId="4FCCD079" w:rsidR="00AD3127" w:rsidRPr="00040D0F" w:rsidRDefault="00AD3127" w:rsidP="00CA0250">
      <w:pPr>
        <w:rPr>
          <w:rFonts w:ascii="Times New Roman" w:eastAsia="Times New Roman" w:hAnsi="Times New Roman" w:cs="Times New Roman"/>
        </w:rPr>
      </w:pPr>
      <w:ins w:id="161" w:author="Emmett Jenkins" w:date="2019-03-15T00:10:00Z">
        <w:r w:rsidRPr="00AD3127">
          <w:rPr>
            <w:rFonts w:ascii="Times New Roman" w:eastAsia="Times New Roman" w:hAnsi="Times New Roman" w:cs="Times New Roman"/>
            <w:noProof/>
          </w:rPr>
          <mc:AlternateContent>
            <mc:Choice Requires="wpg">
              <w:drawing>
                <wp:inline distT="0" distB="0" distL="0" distR="0" wp14:anchorId="7F6697A2" wp14:editId="7C1070B1">
                  <wp:extent cx="5943600" cy="1960459"/>
                  <wp:effectExtent l="0" t="0" r="0" b="0"/>
                  <wp:docPr id="1" name="Group 1"/>
                  <wp:cNvGraphicFramePr/>
                  <a:graphic xmlns:a="http://schemas.openxmlformats.org/drawingml/2006/main">
                    <a:graphicData uri="http://schemas.microsoft.com/office/word/2010/wordprocessingGroup">
                      <wpg:wgp>
                        <wpg:cNvGrpSpPr/>
                        <wpg:grpSpPr>
                          <a:xfrm>
                            <a:off x="0" y="0"/>
                            <a:ext cx="5943600" cy="1960459"/>
                            <a:chOff x="0" y="0"/>
                            <a:chExt cx="12192000" cy="4021582"/>
                          </a:xfrm>
                        </wpg:grpSpPr>
                        <wpg:grpSp>
                          <wpg:cNvPr id="2" name="Group 2"/>
                          <wpg:cNvGrpSpPr/>
                          <wpg:grpSpPr>
                            <a:xfrm>
                              <a:off x="0" y="0"/>
                              <a:ext cx="12192000" cy="4021582"/>
                              <a:chOff x="0" y="0"/>
                              <a:chExt cx="12192000" cy="4021582"/>
                            </a:xfrm>
                          </wpg:grpSpPr>
                          <pic:pic xmlns:pic="http://schemas.openxmlformats.org/drawingml/2006/picture">
                            <pic:nvPicPr>
                              <pic:cNvPr id="7" name="Picture 7"/>
                              <pic:cNvPicPr>
                                <a:picLocks noChangeAspect="1"/>
                              </pic:cNvPicPr>
                            </pic:nvPicPr>
                            <pic:blipFill>
                              <a:blip r:embed="rId19"/>
                              <a:stretch>
                                <a:fillRect/>
                              </a:stretch>
                            </pic:blipFill>
                            <pic:spPr>
                              <a:xfrm>
                                <a:off x="0" y="114990"/>
                                <a:ext cx="12192000" cy="3906592"/>
                              </a:xfrm>
                              <a:prstGeom prst="rect">
                                <a:avLst/>
                              </a:prstGeom>
                            </pic:spPr>
                          </pic:pic>
                          <wps:wsp>
                            <wps:cNvPr id="9" name="Rectangle 9"/>
                            <wps:cNvSpPr/>
                            <wps:spPr>
                              <a:xfrm>
                                <a:off x="2068286" y="0"/>
                                <a:ext cx="1828800"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8729133" y="0"/>
                                <a:ext cx="1735667"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 name="Text Box 11"/>
                          <wps:cNvSpPr txBox="1"/>
                          <wps:spPr>
                            <a:xfrm>
                              <a:off x="7477760" y="508671"/>
                              <a:ext cx="508000" cy="759419"/>
                            </a:xfrm>
                            <a:prstGeom prst="rect">
                              <a:avLst/>
                            </a:prstGeom>
                            <a:noFill/>
                          </wps:spPr>
                          <wps:txbx>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s:wsp>
                          <wps:cNvPr id="12" name="Text Box 12"/>
                          <wps:cNvSpPr txBox="1"/>
                          <wps:spPr>
                            <a:xfrm>
                              <a:off x="792480" y="508671"/>
                              <a:ext cx="549682" cy="759419"/>
                            </a:xfrm>
                            <a:prstGeom prst="rect">
                              <a:avLst/>
                            </a:prstGeom>
                            <a:noFill/>
                          </wps:spPr>
                          <wps:txbx>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g:wgp>
                    </a:graphicData>
                  </a:graphic>
                </wp:inline>
              </w:drawing>
            </mc:Choice>
            <mc:Fallback xmlns:mv="urn:schemas-microsoft-com:mac:vml" xmlns:mo="http://schemas.microsoft.com/office/mac/office/2008/main">
              <w:pict>
                <v:group w14:anchorId="7F6697A2" id="_x0000_s1039" style="width:468pt;height:154.35pt;mso-position-horizontal-relative:char;mso-position-vertical-relative:line" coordsize="12192000,402158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">
                  <v:group id="Group 2" o:spid="_x0000_s1040" style="position:absolute;width:12192000;height:4021582" coordsize="12192000,40215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Picture 7" o:spid="_x0000_s1041" type="#_x0000_t75" style="position:absolute;top:114990;width:12192000;height:39065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r&#10;kC7BAAAA2gAAAA8AAABkcnMvZG93bnJldi54bWxEj09rAjEUxO8Fv0N4Qm81q4daVqMsguCtdFso&#10;3h6b52Z187Ikcf98eyMUehxm5jfMdj/aVvTkQ+NYwXKRgSCunG64VvDzfXz7ABEissbWMSmYKMB+&#10;N3vZYq7dwF/Ul7EWCcIhRwUmxi6XMlSGLIaF64iTd3HeYkzS11J7HBLctnKVZe/SYsNpwWBHB0PV&#10;rbxbBefxd321BUuvpY3TuZjcZ3lQ6nU+FhsQkcb4H/5rn7SCNTyvpBsgd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NrkC7BAAAA2gAAAA8AAAAAAAAAAAAAAAAAnAIAAGRy&#10;cy9kb3ducmV2LnhtbFBLBQYAAAAABAAEAPcAAACKAwAAAAA=&#10;">
                      <v:imagedata r:id="rId20" o:title=""/>
                      <v:path arrowok="t"/>
                    </v:shape>
                    <v:rect id="Rectangle 9" o:spid="_x0000_s1042" style="position:absolute;left:2068286;width:1828800;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mrXKxAAA&#10;ANoAAAAPAAAAZHJzL2Rvd25yZXYueG1sRI9PawIxFMTvhX6H8ApeimZ1oejWKFooeOnBP4jHx+Z1&#10;E9y8LJu4u/bTNwWhx2FmfsMs14OrRUdtsJ4VTCcZCOLSa8uVgtPxczwHESKyxtozKbhTgPXq+WmJ&#10;hfY976k7xEokCIcCFZgYm0LKUBpyGCa+IU7et28dxiTbSuoW+wR3tZxl2Zt0aDktGGzow1B5Pdyc&#10;gq97nu+61/zan2xe2R952Z6NV2r0MmzeQUQa4n/40d5pBQv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q1ysQAAADaAAAADwAAAAAAAAAAAAAAAACXAgAAZHJzL2Rv&#10;d25yZXYueG1sUEsFBgAAAAAEAAQA9QAAAIgDAAAAAA==&#10;" fillcolor="white [3212]" stroked="f" strokeweight="1pt"/>
                    <v:rect id="Rectangle 10" o:spid="_x0000_s1043" style="position:absolute;left:8729133;width:1735667;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yCJixQAA&#10;ANsAAAAPAAAAZHJzL2Rvd25yZXYueG1sRI9Ba8MwDIXvg/0Ho8IuY3W6QBlp3dIVBr3ssLaMHUWs&#10;xqaxHGIvSffrp8NgN4n39N6n9XYKrRqoTz6ygcW8AEVcR+u5MXA+vT29gEoZ2WIbmQzcKMF2c3+3&#10;xsrGkT9oOOZGSQinCg24nLtK61Q7CpjmsSMW7RL7gFnWvtG2x1HCQ6ufi2KpA3qWBocd7R3V1+N3&#10;MPB+K8vD8Fhex7MvG/+jv14/XTTmYTbtVqAyTfnf/Hd9sIIv9PKLDK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IImLFAAAA2wAAAA8AAAAAAAAAAAAAAAAAlwIAAGRycy9k&#10;b3ducmV2LnhtbFBLBQYAAAAABAAEAPUAAACJAwAAAAA=&#10;" fillcolor="white [3212]" stroked="f" strokeweight="1pt"/>
                  </v:group>
                  <v:shape id="Text Box 11" o:spid="_x0000_s1044" type="#_x0000_t202" style="position:absolute;left:7477760;top:508671;width:508000;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shape id="Text Box 12" o:spid="_x0000_s1045" type="#_x0000_t202" style="position:absolute;left:792480;top:508671;width:549682;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VzUvwAA&#10;ANsAAAAPAAAAZHJzL2Rvd25yZXYueG1sRE9Na8JAEL0L/Q/LCN50o1ApqWsItgUPXrTpfchOs6HZ&#10;2ZCdmvjvXaHQ2zze5+yKyXfqSkNsAxtYrzJQxHWwLTcGqs+P5QuoKMgWu8Bk4EYRiv3TbIe5DSOf&#10;6XqRRqUQjjkacCJ9rnWsHXmMq9ATJ+47DB4lwaHRdsAxhftOb7Jsqz22nBoc9nRwVP9cfr0BEVuu&#10;b9W7j8ev6fQ2uqx+xsqYxXwqX0EJTfIv/nMfbZq/gccv6QC9v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dXNS/AAAA2wAAAA8AAAAAAAAAAAAAAAAAlwIAAGRycy9kb3ducmV2&#10;LnhtbFBLBQYAAAAABAAEAPUAAACDAwAAAAA=&#10;" filled="f" stroked="f">
                    <v:textbox style="mso-fit-shape-to-text:t">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w10:anchorlock/>
                </v:group>
              </w:pict>
            </mc:Fallback>
          </mc:AlternateContent>
        </w:r>
      </w:ins>
    </w:p>
    <w:p w14:paraId="37A67B89" w14:textId="5F738359" w:rsidR="005852A6" w:rsidDel="00032C9E" w:rsidRDefault="009A4000" w:rsidP="00CA0250">
      <w:pPr>
        <w:rPr>
          <w:del w:id="162" w:author="Emmett Jenkins" w:date="2019-03-01T12:25:00Z"/>
          <w:rFonts w:ascii="Times New Roman" w:eastAsia="Times New Roman" w:hAnsi="Times New Roman" w:cs="Times New Roman"/>
        </w:rPr>
      </w:pPr>
      <w:ins w:id="163" w:author="Emmett Jenkins" w:date="2019-03-15T00:25:00Z">
        <w:r>
          <w:rPr>
            <w:rFonts w:ascii="Times New Roman" w:eastAsia="Times New Roman" w:hAnsi="Times New Roman" w:cs="Times New Roman"/>
          </w:rPr>
          <w:t>Figure 4: BPT Diagram and Temperature Diagnostic diagram with models featuring 0.5 &lt; Z &lt; 5 and 0.5 &lt; grains &lt;</w:t>
        </w:r>
      </w:ins>
      <w:ins w:id="164" w:author="Emmett Jenkins" w:date="2019-03-15T00:26:00Z">
        <w:r w:rsidR="00BC7784">
          <w:rPr>
            <w:rFonts w:ascii="Times New Roman" w:eastAsia="Times New Roman" w:hAnsi="Times New Roman" w:cs="Times New Roman"/>
          </w:rPr>
          <w:t xml:space="preserve"> </w:t>
        </w:r>
      </w:ins>
      <w:ins w:id="165" w:author="Emmett Jenkins" w:date="2019-03-15T00:25:00Z">
        <w:r>
          <w:rPr>
            <w:rFonts w:ascii="Times New Roman" w:eastAsia="Times New Roman" w:hAnsi="Times New Roman" w:cs="Times New Roman"/>
          </w:rPr>
          <w:t>5.</w:t>
        </w:r>
      </w:ins>
      <w:del w:id="166" w:author="Emmett Jenkins" w:date="2019-03-01T12:25:00Z">
        <w:r w:rsidR="008F7C72" w:rsidDel="00032C9E">
          <w:rPr>
            <w:rFonts w:ascii="Times New Roman" w:eastAsia="Times New Roman" w:hAnsi="Times New Roman" w:cs="Times New Roman"/>
          </w:rPr>
          <w:delText>-Defining an AGN temp and SED values taken from Christopher’s research?</w:delText>
        </w:r>
      </w:del>
    </w:p>
    <w:p w14:paraId="673777F6" w14:textId="58E1A429" w:rsidR="008F7C72" w:rsidDel="00032C9E" w:rsidRDefault="008F7C72" w:rsidP="00CA0250">
      <w:pPr>
        <w:rPr>
          <w:del w:id="167" w:author="Emmett Jenkins" w:date="2019-03-01T12:25:00Z"/>
          <w:rFonts w:ascii="Times New Roman" w:eastAsia="Times New Roman" w:hAnsi="Times New Roman" w:cs="Times New Roman"/>
        </w:rPr>
      </w:pPr>
      <w:del w:id="168" w:author="Emmett Jenkins" w:date="2019-03-01T12:25:00Z">
        <w:r w:rsidDel="00032C9E">
          <w:rPr>
            <w:rFonts w:ascii="Times New Roman" w:eastAsia="Times New Roman" w:hAnsi="Times New Roman" w:cs="Times New Roman"/>
          </w:rPr>
          <w:tab/>
          <w:delText>-AGN T = 5.3, a(ox) = -1.42, a(uv) = -0.57, a(x) = -1.63</w:delText>
        </w:r>
      </w:del>
    </w:p>
    <w:p w14:paraId="234FF376" w14:textId="016800CA" w:rsidR="008F7C72" w:rsidDel="00032C9E" w:rsidRDefault="008F7C72" w:rsidP="00CA0250">
      <w:pPr>
        <w:rPr>
          <w:del w:id="169" w:author="Emmett Jenkins" w:date="2019-03-01T12:25:00Z"/>
          <w:rFonts w:ascii="Times New Roman" w:eastAsia="Times New Roman" w:hAnsi="Times New Roman" w:cs="Times New Roman"/>
        </w:rPr>
      </w:pPr>
      <w:del w:id="170" w:author="Emmett Jenkins" w:date="2019-03-01T12:25:00Z">
        <w:r w:rsidDel="00032C9E">
          <w:rPr>
            <w:rFonts w:ascii="Times New Roman" w:eastAsia="Times New Roman" w:hAnsi="Times New Roman" w:cs="Times New Roman"/>
          </w:rPr>
          <w:delText>Set ionization parameter to -1.5</w:delText>
        </w:r>
      </w:del>
    </w:p>
    <w:p w14:paraId="0A5167CB" w14:textId="3A08E6B6" w:rsidR="008F7C72" w:rsidDel="00032C9E" w:rsidRDefault="008F7C72" w:rsidP="00CA0250">
      <w:pPr>
        <w:rPr>
          <w:del w:id="171" w:author="Emmett Jenkins" w:date="2019-03-01T12:25:00Z"/>
          <w:rFonts w:ascii="Times New Roman" w:eastAsia="Times New Roman" w:hAnsi="Times New Roman" w:cs="Times New Roman"/>
        </w:rPr>
      </w:pPr>
      <w:del w:id="172" w:author="Emmett Jenkins" w:date="2019-03-01T12:25:00Z">
        <w:r w:rsidDel="00032C9E">
          <w:rPr>
            <w:rFonts w:ascii="Times New Roman" w:eastAsia="Times New Roman" w:hAnsi="Times New Roman" w:cs="Times New Roman"/>
          </w:rPr>
          <w:delText>Hydrogen density ~ electron density = 2.4 10^3 cm^-3</w:delText>
        </w:r>
      </w:del>
    </w:p>
    <w:p w14:paraId="2FF4C574" w14:textId="2AD749D1" w:rsidR="008F7C72" w:rsidDel="00032C9E" w:rsidRDefault="00A536CD" w:rsidP="00CA0250">
      <w:pPr>
        <w:rPr>
          <w:del w:id="173" w:author="Emmett Jenkins" w:date="2019-03-01T12:25:00Z"/>
          <w:rFonts w:ascii="Times New Roman" w:eastAsia="Times New Roman" w:hAnsi="Times New Roman" w:cs="Times New Roman"/>
        </w:rPr>
      </w:pPr>
      <w:del w:id="174" w:author="Emmett Jenkins" w:date="2019-03-01T12:25:00Z">
        <w:r w:rsidDel="00032C9E">
          <w:rPr>
            <w:rFonts w:ascii="Times New Roman" w:eastAsia="Times New Roman" w:hAnsi="Times New Roman" w:cs="Times New Roman"/>
          </w:rPr>
          <w:delText>Using abundances GASS10 (Grevasse et al. 2010)</w:delText>
        </w:r>
      </w:del>
    </w:p>
    <w:p w14:paraId="091C4F44" w14:textId="21894D69" w:rsidR="008F7C72" w:rsidDel="00032C9E" w:rsidRDefault="008F7C72" w:rsidP="00CA0250">
      <w:pPr>
        <w:rPr>
          <w:del w:id="175" w:author="Emmett Jenkins" w:date="2019-03-01T12:25:00Z"/>
          <w:rFonts w:ascii="Times New Roman" w:eastAsia="Times New Roman" w:hAnsi="Times New Roman" w:cs="Times New Roman"/>
        </w:rPr>
      </w:pPr>
      <w:del w:id="176" w:author="Emmett Jenkins" w:date="2019-03-01T12:25:00Z">
        <w:r w:rsidDel="00032C9E">
          <w:rPr>
            <w:rFonts w:ascii="Times New Roman" w:eastAsia="Times New Roman" w:hAnsi="Times New Roman" w:cs="Times New Roman"/>
          </w:rPr>
          <w:delText>Cosmic ray background</w:delText>
        </w:r>
        <w:r w:rsidR="00825396" w:rsidDel="00032C9E">
          <w:rPr>
            <w:rFonts w:ascii="Times New Roman" w:eastAsia="Times New Roman" w:hAnsi="Times New Roman" w:cs="Times New Roman"/>
          </w:rPr>
          <w:delText xml:space="preserve"> (Indriolo et al. 2007)</w:delText>
        </w:r>
      </w:del>
    </w:p>
    <w:p w14:paraId="57F763CD" w14:textId="54619817" w:rsidR="008F7C72" w:rsidDel="00032C9E" w:rsidRDefault="008F7C72" w:rsidP="00CA0250">
      <w:pPr>
        <w:rPr>
          <w:del w:id="177" w:author="Emmett Jenkins" w:date="2019-03-01T12:25:00Z"/>
          <w:rFonts w:ascii="Times New Roman" w:eastAsia="Times New Roman" w:hAnsi="Times New Roman" w:cs="Times New Roman"/>
        </w:rPr>
      </w:pPr>
      <w:del w:id="178" w:author="Emmett Jenkins" w:date="2019-03-01T12:25:00Z">
        <w:r w:rsidDel="00032C9E">
          <w:rPr>
            <w:rFonts w:ascii="Times New Roman" w:eastAsia="Times New Roman" w:hAnsi="Times New Roman" w:cs="Times New Roman"/>
          </w:rPr>
          <w:delText>Metals deplete</w:delText>
        </w:r>
        <w:r w:rsidR="003F48E4" w:rsidDel="00032C9E">
          <w:rPr>
            <w:rFonts w:ascii="Times New Roman" w:eastAsia="Times New Roman" w:hAnsi="Times New Roman" w:cs="Times New Roman"/>
          </w:rPr>
          <w:delText xml:space="preserve"> (Jenkins 1987, Cowie and Songaila 1986)</w:delText>
        </w:r>
      </w:del>
    </w:p>
    <w:p w14:paraId="436A4C16" w14:textId="5773F749" w:rsidR="00251286" w:rsidDel="00032C9E" w:rsidRDefault="00C15CE1" w:rsidP="00CA0250">
      <w:pPr>
        <w:rPr>
          <w:del w:id="179" w:author="Emmett Jenkins" w:date="2019-03-01T12:25:00Z"/>
          <w:rFonts w:ascii="Times New Roman" w:eastAsia="Times New Roman" w:hAnsi="Times New Roman" w:cs="Times New Roman"/>
        </w:rPr>
      </w:pPr>
      <w:del w:id="180" w:author="Emmett Jenkins" w:date="2019-03-01T12:25:00Z">
        <w:r w:rsidDel="00032C9E">
          <w:rPr>
            <w:rFonts w:ascii="Times New Roman" w:eastAsia="Times New Roman" w:hAnsi="Times New Roman" w:cs="Times New Roman"/>
          </w:rPr>
          <w:delText xml:space="preserve">Scale metallicity to multiples of </w:delText>
        </w:r>
        <w:r w:rsidR="008F7C72" w:rsidDel="00032C9E">
          <w:rPr>
            <w:rFonts w:ascii="Times New Roman" w:eastAsia="Times New Roman" w:hAnsi="Times New Roman" w:cs="Times New Roman"/>
          </w:rPr>
          <w:delText>solar values, which includes individu</w:delText>
        </w:r>
        <w:r w:rsidR="00251286" w:rsidDel="00032C9E">
          <w:rPr>
            <w:rFonts w:ascii="Times New Roman" w:eastAsia="Times New Roman" w:hAnsi="Times New Roman" w:cs="Times New Roman"/>
          </w:rPr>
          <w:delText>ally scaling nitrogen and helium, using a prewritten python script to scale helium</w:delText>
        </w:r>
      </w:del>
    </w:p>
    <w:p w14:paraId="54EE2D73" w14:textId="0D2854D2" w:rsidR="00251286" w:rsidDel="00032C9E" w:rsidRDefault="00106534" w:rsidP="00CA0250">
      <w:pPr>
        <w:rPr>
          <w:del w:id="181" w:author="Emmett Jenkins" w:date="2019-03-01T12:25:00Z"/>
          <w:rFonts w:ascii="Times New Roman" w:eastAsia="Times New Roman" w:hAnsi="Times New Roman" w:cs="Times New Roman"/>
        </w:rPr>
      </w:pPr>
      <w:del w:id="182" w:author="Emmett Jenkins" w:date="2019-03-01T12:25:00Z">
        <w:r w:rsidDel="00032C9E">
          <w:rPr>
            <w:rFonts w:ascii="Times New Roman" w:eastAsia="Times New Roman" w:hAnsi="Times New Roman" w:cs="Times New Roman"/>
          </w:rPr>
          <w:delText>Maintaining constant pressure</w:delText>
        </w:r>
      </w:del>
    </w:p>
    <w:p w14:paraId="4AA793A2" w14:textId="4D461AE5" w:rsidR="00106534" w:rsidRPr="00CA0250" w:rsidDel="00032C9E" w:rsidRDefault="00106534" w:rsidP="00CA0250">
      <w:pPr>
        <w:rPr>
          <w:del w:id="183" w:author="Emmett Jenkins" w:date="2019-03-01T12:25:00Z"/>
          <w:rFonts w:ascii="Times New Roman" w:eastAsia="Times New Roman" w:hAnsi="Times New Roman" w:cs="Times New Roman"/>
        </w:rPr>
      </w:pPr>
      <w:del w:id="184" w:author="Emmett Jenkins" w:date="2019-03-01T12:25:00Z">
        <w:r w:rsidDel="00032C9E">
          <w:rPr>
            <w:rFonts w:ascii="Times New Roman" w:eastAsia="Times New Roman" w:hAnsi="Times New Roman" w:cs="Times New Roman"/>
          </w:rPr>
          <w:delText xml:space="preserve">Stopping when electron density drops to 1% of original value </w:delText>
        </w:r>
      </w:del>
    </w:p>
    <w:p w14:paraId="40BC39D4" w14:textId="071A31B1" w:rsidR="00CA0250" w:rsidDel="00040D0F" w:rsidRDefault="00CA0250" w:rsidP="005E6F93">
      <w:pPr>
        <w:rPr>
          <w:del w:id="185" w:author="Emmett Jenkins" w:date="2019-03-08T12:06:00Z"/>
        </w:rPr>
      </w:pPr>
    </w:p>
    <w:p w14:paraId="445D4A8D" w14:textId="52B2181C" w:rsidR="00277816" w:rsidDel="00032C9E" w:rsidRDefault="00277816" w:rsidP="005E6F93">
      <w:pPr>
        <w:rPr>
          <w:del w:id="186" w:author="Emmett Jenkins" w:date="2019-03-01T12:25:00Z"/>
        </w:rPr>
      </w:pPr>
      <w:del w:id="187" w:author="Emmett Jenkins" w:date="2019-03-01T12:25:00Z">
        <w:r w:rsidDel="00032C9E">
          <w:delText xml:space="preserve">-introduce BPT diagram and </w:delText>
        </w:r>
        <w:r w:rsidR="00DD4ABA" w:rsidDel="00032C9E">
          <w:delText xml:space="preserve">show </w:delText>
        </w:r>
        <w:r w:rsidR="004E30CE" w:rsidDel="00032C9E">
          <w:delText>data no sims with color and shape code and show we have no liners with the shape</w:delText>
        </w:r>
      </w:del>
    </w:p>
    <w:p w14:paraId="129995A0" w14:textId="46DCE6AD" w:rsidR="004E30CE" w:rsidDel="00032C9E" w:rsidRDefault="004E30CE" w:rsidP="005E6F93">
      <w:pPr>
        <w:rPr>
          <w:del w:id="188" w:author="Emmett Jenkins" w:date="2019-03-01T12:25:00Z"/>
        </w:rPr>
      </w:pPr>
      <w:del w:id="189" w:author="Emmett Jenkins" w:date="2019-03-01T12:25:00Z">
        <w:r w:rsidDel="00032C9E">
          <w:delText>-and then showing grids</w:delText>
        </w:r>
        <w:r w:rsidR="00F67EC0" w:rsidDel="00032C9E">
          <w:delText>, export as pngs and go for 3x2</w:delText>
        </w:r>
      </w:del>
    </w:p>
    <w:p w14:paraId="72368CDF" w14:textId="77777777" w:rsidR="00DE3277" w:rsidRDefault="00DE3277" w:rsidP="005E6F93"/>
    <w:p w14:paraId="41B10C8C" w14:textId="77777777" w:rsidR="00DE3277" w:rsidRDefault="00DE3277" w:rsidP="00DE3277">
      <w:pPr>
        <w:ind w:firstLine="360"/>
      </w:pPr>
      <w:r>
        <w:t xml:space="preserve">[[[Turbulence shows interesting results because it gives high </w:t>
      </w:r>
      <w:proofErr w:type="spellStart"/>
      <w:r>
        <w:t>Te</w:t>
      </w:r>
      <w:proofErr w:type="spellEnd"/>
      <w:r>
        <w:t xml:space="preserve">, but puts the grids in the LINER category. This could be a result of turbulence being present in some clouds of an AGN NLR and causing high [OIII]4363 observations and LINER characteristics, though the turbulence </w:t>
      </w:r>
      <w:r>
        <w:lastRenderedPageBreak/>
        <w:t>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ins w:id="190" w:author="Chris Richardson" w:date="2019-03-22T23:35:00Z"/>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E4F6C" w:rsidRDefault="00B70090" w:rsidP="00FE4F6C">
      <w:pPr>
        <w:rPr>
          <w:rFonts w:ascii="Times New Roman" w:hAnsi="Times New Roman" w:cs="Times New Roman"/>
          <w:color w:val="000000" w:themeColor="text1"/>
          <w:rPrChange w:id="191" w:author="Chris Richardson" w:date="2019-03-22T23:35:00Z">
            <w:rPr>
              <w:rFonts w:ascii="Times" w:hAnsi="Times" w:cs="Times"/>
              <w:color w:val="000000" w:themeColor="text1"/>
            </w:rPr>
          </w:rPrChange>
        </w:rPr>
      </w:pPr>
      <w:proofErr w:type="spellStart"/>
      <w:r w:rsidRPr="00FE4F6C">
        <w:rPr>
          <w:rFonts w:ascii="Times New Roman" w:hAnsi="Times New Roman" w:cs="Times New Roman"/>
          <w:color w:val="000000" w:themeColor="text1"/>
          <w:rPrChange w:id="192" w:author="Chris Richardson" w:date="2019-03-22T23:35:00Z">
            <w:rPr>
              <w:rFonts w:ascii="Times" w:hAnsi="Times" w:cs="Calibri"/>
              <w:color w:val="000000" w:themeColor="text1"/>
            </w:rPr>
          </w:rPrChange>
        </w:rPr>
        <w:t>Albareti</w:t>
      </w:r>
      <w:proofErr w:type="spellEnd"/>
      <w:r w:rsidRPr="00FE4F6C">
        <w:rPr>
          <w:rFonts w:ascii="Times New Roman" w:hAnsi="Times New Roman" w:cs="Times New Roman"/>
          <w:color w:val="000000" w:themeColor="text1"/>
          <w:rPrChange w:id="193" w:author="Chris Richardson" w:date="2019-03-22T23:35:00Z">
            <w:rPr>
              <w:rFonts w:ascii="Times" w:hAnsi="Times" w:cs="Calibri"/>
              <w:color w:val="000000" w:themeColor="text1"/>
            </w:rPr>
          </w:rPrChange>
        </w:rPr>
        <w:t xml:space="preserve"> et al., 2015, </w:t>
      </w:r>
      <w:proofErr w:type="spellStart"/>
      <w:r w:rsidRPr="00FE4F6C">
        <w:rPr>
          <w:rFonts w:ascii="Times New Roman" w:hAnsi="Times New Roman" w:cs="Times New Roman"/>
          <w:color w:val="000000" w:themeColor="text1"/>
          <w:rPrChange w:id="194" w:author="Chris Richardson" w:date="2019-03-22T23:35:00Z">
            <w:rPr>
              <w:rFonts w:ascii="Times" w:hAnsi="Times" w:cs="Calibri"/>
              <w:color w:val="000000" w:themeColor="text1"/>
            </w:rPr>
          </w:rPrChange>
        </w:rPr>
        <w:t>arXiv</w:t>
      </w:r>
      <w:proofErr w:type="spellEnd"/>
      <w:r w:rsidRPr="00FE4F6C">
        <w:rPr>
          <w:rFonts w:ascii="Times New Roman" w:hAnsi="Times New Roman" w:cs="Times New Roman"/>
          <w:color w:val="000000" w:themeColor="text1"/>
          <w:rPrChange w:id="195" w:author="Chris Richardson" w:date="2019-03-22T23:35:00Z">
            <w:rPr>
              <w:rFonts w:ascii="Times" w:hAnsi="Times" w:cs="Calibri"/>
              <w:color w:val="000000" w:themeColor="text1"/>
            </w:rPr>
          </w:rPrChange>
        </w:rPr>
        <w:t>: 1501.00963</w:t>
      </w:r>
      <w:r w:rsidRPr="00FE4F6C">
        <w:rPr>
          <w:rFonts w:ascii="Times New Roman" w:hAnsi="Times New Roman" w:cs="Times New Roman"/>
          <w:color w:val="000000" w:themeColor="text1"/>
          <w:rPrChange w:id="196" w:author="Chris Richardson" w:date="2019-03-22T23:35:00Z">
            <w:rPr>
              <w:rFonts w:ascii="Times" w:hAnsi="Times" w:cs="Times"/>
              <w:color w:val="000000" w:themeColor="text1"/>
            </w:rPr>
          </w:rPrChange>
        </w:rPr>
        <w:t xml:space="preserve"> </w:t>
      </w:r>
    </w:p>
    <w:p w14:paraId="442DA6A3" w14:textId="265EA324"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197" w:author="Chris Richardson" w:date="2019-03-22T23:35:00Z">
            <w:rPr>
              <w:rFonts w:ascii="Times" w:hAnsi="Times" w:cs="Calibri"/>
              <w:color w:val="000000" w:themeColor="text1"/>
            </w:rPr>
          </w:rPrChange>
        </w:rPr>
        <w:pPrChange w:id="198"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199" w:author="Chris Richardson" w:date="2019-03-22T23:35:00Z">
            <w:rPr>
              <w:rFonts w:ascii="Times" w:hAnsi="Times" w:cs="Times"/>
              <w:color w:val="000000" w:themeColor="text1"/>
            </w:rPr>
          </w:rPrChange>
        </w:rPr>
        <w:t xml:space="preserve">Baldwin, J., et al. 1991, </w:t>
      </w:r>
      <w:proofErr w:type="spellStart"/>
      <w:r w:rsidRPr="00FE4F6C">
        <w:rPr>
          <w:rFonts w:ascii="Times New Roman" w:hAnsi="Times New Roman" w:cs="Times New Roman"/>
          <w:color w:val="000000" w:themeColor="text1"/>
          <w:rPrChange w:id="200" w:author="Chris Richardson" w:date="2019-03-22T23:35:00Z">
            <w:rPr>
              <w:rFonts w:ascii="Times" w:hAnsi="Times" w:cs="Times"/>
              <w:color w:val="000000" w:themeColor="text1"/>
            </w:rPr>
          </w:rPrChange>
        </w:rPr>
        <w:t>ApJ</w:t>
      </w:r>
      <w:proofErr w:type="spellEnd"/>
      <w:r w:rsidRPr="00FE4F6C">
        <w:rPr>
          <w:rFonts w:ascii="Times New Roman" w:hAnsi="Times New Roman" w:cs="Times New Roman"/>
          <w:color w:val="000000" w:themeColor="text1"/>
          <w:rPrChange w:id="201" w:author="Chris Richardson" w:date="2019-03-22T23:35:00Z">
            <w:rPr>
              <w:rFonts w:ascii="Times" w:hAnsi="Times" w:cs="Times"/>
              <w:color w:val="000000" w:themeColor="text1"/>
            </w:rPr>
          </w:rPrChange>
        </w:rPr>
        <w:t>, 374, 580-609</w:t>
      </w:r>
    </w:p>
    <w:p w14:paraId="2E6B7A96" w14:textId="77777777" w:rsidR="006C687B" w:rsidRPr="00FE4F6C" w:rsidRDefault="006C687B" w:rsidP="00FE4F6C">
      <w:pPr>
        <w:widowControl w:val="0"/>
        <w:autoSpaceDE w:val="0"/>
        <w:autoSpaceDN w:val="0"/>
        <w:adjustRightInd w:val="0"/>
        <w:rPr>
          <w:rFonts w:ascii="Times New Roman" w:hAnsi="Times New Roman" w:cs="Times New Roman"/>
          <w:color w:val="000000" w:themeColor="text1"/>
          <w:rPrChange w:id="202" w:author="Chris Richardson" w:date="2019-03-22T23:35:00Z">
            <w:rPr>
              <w:rFonts w:ascii="Times" w:hAnsi="Times" w:cs="Times"/>
              <w:color w:val="000000" w:themeColor="text1"/>
            </w:rPr>
          </w:rPrChange>
        </w:rPr>
        <w:pPrChange w:id="203"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04" w:author="Chris Richardson" w:date="2019-03-22T23:35:00Z">
            <w:rPr>
              <w:rFonts w:ascii="Times" w:hAnsi="Times" w:cs="Calibri"/>
              <w:color w:val="000000" w:themeColor="text1"/>
            </w:rPr>
          </w:rPrChange>
        </w:rPr>
        <w:t xml:space="preserve">Baldwin, J., Phillips, M., </w:t>
      </w:r>
      <w:proofErr w:type="spellStart"/>
      <w:r w:rsidRPr="00FE4F6C">
        <w:rPr>
          <w:rFonts w:ascii="Times New Roman" w:hAnsi="Times New Roman" w:cs="Times New Roman"/>
          <w:color w:val="000000" w:themeColor="text1"/>
          <w:rPrChange w:id="205" w:author="Chris Richardson" w:date="2019-03-22T23:35:00Z">
            <w:rPr>
              <w:rFonts w:ascii="Times" w:hAnsi="Times" w:cs="Calibri"/>
              <w:color w:val="000000" w:themeColor="text1"/>
            </w:rPr>
          </w:rPrChange>
        </w:rPr>
        <w:t>Terlevich</w:t>
      </w:r>
      <w:proofErr w:type="spellEnd"/>
      <w:r w:rsidRPr="00FE4F6C">
        <w:rPr>
          <w:rFonts w:ascii="Times New Roman" w:hAnsi="Times New Roman" w:cs="Times New Roman"/>
          <w:color w:val="000000" w:themeColor="text1"/>
          <w:rPrChange w:id="206" w:author="Chris Richardson" w:date="2019-03-22T23:35:00Z">
            <w:rPr>
              <w:rFonts w:ascii="Times" w:hAnsi="Times" w:cs="Calibri"/>
              <w:color w:val="000000" w:themeColor="text1"/>
            </w:rPr>
          </w:rPrChange>
        </w:rPr>
        <w:t>, R., 1981, PASP, 93, 5-19</w:t>
      </w:r>
      <w:r w:rsidRPr="00FE4F6C">
        <w:rPr>
          <w:rFonts w:ascii="Times New Roman" w:hAnsi="Times New Roman" w:cs="Times New Roman"/>
          <w:color w:val="000000" w:themeColor="text1"/>
          <w:rPrChange w:id="207" w:author="Chris Richardson" w:date="2019-03-22T23:35:00Z">
            <w:rPr>
              <w:rFonts w:ascii="Times" w:hAnsi="Times" w:cs="Times"/>
              <w:color w:val="000000" w:themeColor="text1"/>
            </w:rPr>
          </w:rPrChange>
        </w:rPr>
        <w:t xml:space="preserve"> </w:t>
      </w:r>
    </w:p>
    <w:p w14:paraId="4520B013" w14:textId="620FFFD2" w:rsidR="000E4280" w:rsidRPr="00FE4F6C" w:rsidRDefault="000E4280" w:rsidP="00FE4F6C">
      <w:pPr>
        <w:widowControl w:val="0"/>
        <w:autoSpaceDE w:val="0"/>
        <w:autoSpaceDN w:val="0"/>
        <w:adjustRightInd w:val="0"/>
        <w:rPr>
          <w:rFonts w:ascii="Times New Roman" w:hAnsi="Times New Roman" w:cs="Times New Roman"/>
          <w:color w:val="000000" w:themeColor="text1"/>
          <w:rPrChange w:id="208" w:author="Chris Richardson" w:date="2019-03-22T23:35:00Z">
            <w:rPr>
              <w:rFonts w:ascii="Times" w:hAnsi="Times" w:cs="Times"/>
              <w:color w:val="000000" w:themeColor="text1"/>
            </w:rPr>
          </w:rPrChange>
        </w:rPr>
        <w:pPrChange w:id="209"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10" w:author="Chris Richardson" w:date="2019-03-22T23:35:00Z">
            <w:rPr>
              <w:rFonts w:ascii="Times" w:hAnsi="Times" w:cs="Times"/>
              <w:color w:val="000000" w:themeColor="text1"/>
            </w:rPr>
          </w:rPrChange>
        </w:rPr>
        <w:t xml:space="preserve">Cowie, L.L., </w:t>
      </w:r>
      <w:proofErr w:type="spellStart"/>
      <w:r w:rsidRPr="00FE4F6C">
        <w:rPr>
          <w:rFonts w:ascii="Times New Roman" w:hAnsi="Times New Roman" w:cs="Times New Roman"/>
          <w:color w:val="000000" w:themeColor="text1"/>
          <w:rPrChange w:id="211" w:author="Chris Richardson" w:date="2019-03-22T23:35:00Z">
            <w:rPr>
              <w:rFonts w:ascii="Times" w:hAnsi="Times" w:cs="Times"/>
              <w:color w:val="000000" w:themeColor="text1"/>
            </w:rPr>
          </w:rPrChange>
        </w:rPr>
        <w:t>Songaila</w:t>
      </w:r>
      <w:proofErr w:type="spellEnd"/>
      <w:r w:rsidRPr="00FE4F6C">
        <w:rPr>
          <w:rFonts w:ascii="Times New Roman" w:hAnsi="Times New Roman" w:cs="Times New Roman"/>
          <w:color w:val="000000" w:themeColor="text1"/>
          <w:rPrChange w:id="212" w:author="Chris Richardson" w:date="2019-03-22T23:35:00Z">
            <w:rPr>
              <w:rFonts w:ascii="Times" w:hAnsi="Times" w:cs="Times"/>
              <w:color w:val="000000" w:themeColor="text1"/>
            </w:rPr>
          </w:rPrChange>
        </w:rPr>
        <w:t>, A., 19</w:t>
      </w:r>
      <w:bookmarkStart w:id="213" w:name="_GoBack"/>
      <w:bookmarkEnd w:id="213"/>
      <w:r w:rsidRPr="00FE4F6C">
        <w:rPr>
          <w:rFonts w:ascii="Times New Roman" w:hAnsi="Times New Roman" w:cs="Times New Roman"/>
          <w:color w:val="000000" w:themeColor="text1"/>
          <w:rPrChange w:id="214" w:author="Chris Richardson" w:date="2019-03-22T23:35:00Z">
            <w:rPr>
              <w:rFonts w:ascii="Times" w:hAnsi="Times" w:cs="Times"/>
              <w:color w:val="000000" w:themeColor="text1"/>
            </w:rPr>
          </w:rPrChange>
        </w:rPr>
        <w:t>86, ARA&amp;A, 24, 499-535</w:t>
      </w:r>
    </w:p>
    <w:p w14:paraId="1B852DD5" w14:textId="77777777"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15" w:author="Chris Richardson" w:date="2019-03-22T23:35:00Z">
            <w:rPr>
              <w:rFonts w:ascii="Times" w:hAnsi="Times" w:cs="Calibri"/>
              <w:color w:val="000000" w:themeColor="text1"/>
            </w:rPr>
          </w:rPrChange>
        </w:rPr>
        <w:pPrChange w:id="216"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17" w:author="Chris Richardson" w:date="2019-03-22T23:35:00Z">
            <w:rPr>
              <w:rFonts w:ascii="Times" w:hAnsi="Times" w:cs="Calibri"/>
              <w:color w:val="000000" w:themeColor="text1"/>
            </w:rPr>
          </w:rPrChange>
        </w:rPr>
        <w:t>Ferland</w:t>
      </w:r>
      <w:proofErr w:type="spellEnd"/>
      <w:r w:rsidRPr="00FE4F6C">
        <w:rPr>
          <w:rFonts w:ascii="Times New Roman" w:hAnsi="Times New Roman" w:cs="Times New Roman"/>
          <w:color w:val="000000" w:themeColor="text1"/>
          <w:rPrChange w:id="218" w:author="Chris Richardson" w:date="2019-03-22T23:35:00Z">
            <w:rPr>
              <w:rFonts w:ascii="Times" w:hAnsi="Times" w:cs="Calibri"/>
              <w:color w:val="000000" w:themeColor="text1"/>
            </w:rPr>
          </w:rPrChange>
        </w:rPr>
        <w:t xml:space="preserve"> et al., 2013, </w:t>
      </w:r>
      <w:proofErr w:type="spellStart"/>
      <w:r w:rsidRPr="00FE4F6C">
        <w:rPr>
          <w:rFonts w:ascii="Times New Roman" w:hAnsi="Times New Roman" w:cs="Times New Roman"/>
          <w:color w:val="000000" w:themeColor="text1"/>
          <w:rPrChange w:id="219" w:author="Chris Richardson" w:date="2019-03-22T23:35:00Z">
            <w:rPr>
              <w:rFonts w:ascii="Times" w:hAnsi="Times" w:cs="Calibri"/>
              <w:color w:val="000000" w:themeColor="text1"/>
            </w:rPr>
          </w:rPrChange>
        </w:rPr>
        <w:t>arXiv</w:t>
      </w:r>
      <w:proofErr w:type="spellEnd"/>
      <w:r w:rsidRPr="00FE4F6C">
        <w:rPr>
          <w:rFonts w:ascii="Times New Roman" w:hAnsi="Times New Roman" w:cs="Times New Roman"/>
          <w:color w:val="000000" w:themeColor="text1"/>
          <w:rPrChange w:id="220" w:author="Chris Richardson" w:date="2019-03-22T23:35:00Z">
            <w:rPr>
              <w:rFonts w:ascii="Times" w:hAnsi="Times" w:cs="Calibri"/>
              <w:color w:val="000000" w:themeColor="text1"/>
            </w:rPr>
          </w:rPrChange>
        </w:rPr>
        <w:t>: 1302.4485</w:t>
      </w:r>
    </w:p>
    <w:p w14:paraId="6B4BA18F" w14:textId="77777777" w:rsidR="00B70090" w:rsidRPr="00FE4F6C" w:rsidDel="00FE4F6C" w:rsidRDefault="00B70090" w:rsidP="00FE4F6C">
      <w:pPr>
        <w:widowControl w:val="0"/>
        <w:autoSpaceDE w:val="0"/>
        <w:autoSpaceDN w:val="0"/>
        <w:adjustRightInd w:val="0"/>
        <w:rPr>
          <w:del w:id="221" w:author="Chris Richardson" w:date="2019-03-22T23:34:00Z"/>
          <w:rFonts w:ascii="Times New Roman" w:hAnsi="Times New Roman" w:cs="Times New Roman"/>
          <w:color w:val="000000" w:themeColor="text1"/>
          <w:rPrChange w:id="222" w:author="Chris Richardson" w:date="2019-03-22T23:35:00Z">
            <w:rPr>
              <w:del w:id="223" w:author="Chris Richardson" w:date="2019-03-22T23:34:00Z"/>
              <w:rFonts w:ascii="Times" w:hAnsi="Times" w:cs="Calibri"/>
              <w:color w:val="000000" w:themeColor="text1"/>
            </w:rPr>
          </w:rPrChange>
        </w:rPr>
        <w:pPrChange w:id="224"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25" w:author="Chris Richardson" w:date="2019-03-22T23:35:00Z">
            <w:rPr>
              <w:rFonts w:ascii="Times" w:hAnsi="Times" w:cs="Calibri"/>
              <w:color w:val="000000" w:themeColor="text1"/>
            </w:rPr>
          </w:rPrChange>
        </w:rPr>
        <w:t>Ferland</w:t>
      </w:r>
      <w:proofErr w:type="spellEnd"/>
      <w:r w:rsidRPr="00FE4F6C">
        <w:rPr>
          <w:rFonts w:ascii="Times New Roman" w:hAnsi="Times New Roman" w:cs="Times New Roman"/>
          <w:color w:val="000000" w:themeColor="text1"/>
          <w:rPrChange w:id="226" w:author="Chris Richardson" w:date="2019-03-22T23:35:00Z">
            <w:rPr>
              <w:rFonts w:ascii="Times" w:hAnsi="Times" w:cs="Calibri"/>
              <w:color w:val="000000" w:themeColor="text1"/>
            </w:rPr>
          </w:rPrChange>
        </w:rPr>
        <w:t xml:space="preserve">, G., </w:t>
      </w:r>
      <w:proofErr w:type="spellStart"/>
      <w:r w:rsidRPr="00FE4F6C">
        <w:rPr>
          <w:rFonts w:ascii="Times New Roman" w:hAnsi="Times New Roman" w:cs="Times New Roman"/>
          <w:color w:val="000000" w:themeColor="text1"/>
          <w:rPrChange w:id="227" w:author="Chris Richardson" w:date="2019-03-22T23:35:00Z">
            <w:rPr>
              <w:rFonts w:ascii="Times" w:hAnsi="Times" w:cs="Calibri"/>
              <w:color w:val="000000" w:themeColor="text1"/>
            </w:rPr>
          </w:rPrChange>
        </w:rPr>
        <w:t>Netzer</w:t>
      </w:r>
      <w:proofErr w:type="spellEnd"/>
      <w:r w:rsidRPr="00FE4F6C">
        <w:rPr>
          <w:rFonts w:ascii="Times New Roman" w:hAnsi="Times New Roman" w:cs="Times New Roman"/>
          <w:color w:val="000000" w:themeColor="text1"/>
          <w:rPrChange w:id="228" w:author="Chris Richardson" w:date="2019-03-22T23:35:00Z">
            <w:rPr>
              <w:rFonts w:ascii="Times" w:hAnsi="Times" w:cs="Calibri"/>
              <w:color w:val="000000" w:themeColor="text1"/>
            </w:rPr>
          </w:rPrChange>
        </w:rPr>
        <w:t xml:space="preserve">, H., 1983, </w:t>
      </w:r>
      <w:proofErr w:type="spellStart"/>
      <w:r w:rsidRPr="00FE4F6C">
        <w:rPr>
          <w:rFonts w:ascii="Times New Roman" w:hAnsi="Times New Roman" w:cs="Times New Roman"/>
          <w:color w:val="000000" w:themeColor="text1"/>
          <w:rPrChange w:id="229" w:author="Chris Richardson" w:date="2019-03-22T23:35:00Z">
            <w:rPr>
              <w:rFonts w:ascii="Times" w:hAnsi="Times" w:cs="Calibri"/>
              <w:color w:val="000000" w:themeColor="text1"/>
            </w:rPr>
          </w:rPrChange>
        </w:rPr>
        <w:t>ApJ</w:t>
      </w:r>
      <w:proofErr w:type="spellEnd"/>
      <w:r w:rsidRPr="00FE4F6C">
        <w:rPr>
          <w:rFonts w:ascii="Times New Roman" w:hAnsi="Times New Roman" w:cs="Times New Roman"/>
          <w:color w:val="000000" w:themeColor="text1"/>
          <w:rPrChange w:id="230" w:author="Chris Richardson" w:date="2019-03-22T23:35:00Z">
            <w:rPr>
              <w:rFonts w:ascii="Times" w:hAnsi="Times" w:cs="Calibri"/>
              <w:color w:val="000000" w:themeColor="text1"/>
            </w:rPr>
          </w:rPrChange>
        </w:rPr>
        <w:t>, 264, 105-113</w:t>
      </w:r>
    </w:p>
    <w:p w14:paraId="64A116C0" w14:textId="77777777" w:rsidR="00B70090" w:rsidRPr="00FE4F6C" w:rsidDel="00FE4F6C" w:rsidRDefault="00B70090" w:rsidP="00FE4F6C">
      <w:pPr>
        <w:widowControl w:val="0"/>
        <w:autoSpaceDE w:val="0"/>
        <w:autoSpaceDN w:val="0"/>
        <w:adjustRightInd w:val="0"/>
        <w:rPr>
          <w:del w:id="231" w:author="Chris Richardson" w:date="2019-03-22T23:34:00Z"/>
          <w:rFonts w:ascii="Times New Roman" w:hAnsi="Times New Roman" w:cs="Times New Roman"/>
          <w:color w:val="000000" w:themeColor="text1"/>
          <w:rPrChange w:id="232" w:author="Chris Richardson" w:date="2019-03-22T23:35:00Z">
            <w:rPr>
              <w:del w:id="233" w:author="Chris Richardson" w:date="2019-03-22T23:34:00Z"/>
              <w:rFonts w:ascii="Times" w:hAnsi="Times" w:cs="Calibri"/>
              <w:color w:val="000000" w:themeColor="text1"/>
            </w:rPr>
          </w:rPrChange>
        </w:rPr>
        <w:pPrChange w:id="234" w:author="Chris Richardson" w:date="2019-03-22T23:35:00Z">
          <w:pPr>
            <w:widowControl w:val="0"/>
            <w:autoSpaceDE w:val="0"/>
            <w:autoSpaceDN w:val="0"/>
            <w:adjustRightInd w:val="0"/>
            <w:spacing w:line="940" w:lineRule="atLeast"/>
          </w:pPr>
        </w:pPrChange>
      </w:pPr>
    </w:p>
    <w:p w14:paraId="6E4B6312" w14:textId="77777777"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35" w:author="Chris Richardson" w:date="2019-03-22T23:35:00Z">
            <w:rPr>
              <w:rFonts w:ascii="Times" w:hAnsi="Times" w:cs="Times"/>
              <w:color w:val="000000" w:themeColor="text1"/>
            </w:rPr>
          </w:rPrChange>
        </w:rPr>
        <w:pPrChange w:id="236" w:author="Chris Richardson" w:date="2019-03-22T23:35:00Z">
          <w:pPr>
            <w:widowControl w:val="0"/>
            <w:autoSpaceDE w:val="0"/>
            <w:autoSpaceDN w:val="0"/>
            <w:adjustRightInd w:val="0"/>
            <w:spacing w:line="940" w:lineRule="atLeast"/>
          </w:pPr>
        </w:pPrChange>
      </w:pPr>
    </w:p>
    <w:p w14:paraId="2D0CA794" w14:textId="3079AF96"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37" w:author="Chris Richardson" w:date="2019-03-22T23:35:00Z">
            <w:rPr>
              <w:rFonts w:ascii="Times" w:hAnsi="Times" w:cs="Times"/>
              <w:color w:val="000000" w:themeColor="text1"/>
            </w:rPr>
          </w:rPrChange>
        </w:rPr>
        <w:pPrChange w:id="238"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39" w:author="Chris Richardson" w:date="2019-03-22T23:35:00Z">
            <w:rPr>
              <w:rFonts w:ascii="Times" w:hAnsi="Times" w:cs="Times"/>
              <w:color w:val="000000" w:themeColor="text1"/>
            </w:rPr>
          </w:rPrChange>
        </w:rPr>
        <w:t xml:space="preserve">Hamann, F., </w:t>
      </w:r>
      <w:proofErr w:type="spellStart"/>
      <w:r w:rsidRPr="00FE4F6C">
        <w:rPr>
          <w:rFonts w:ascii="Times New Roman" w:hAnsi="Times New Roman" w:cs="Times New Roman"/>
          <w:color w:val="000000" w:themeColor="text1"/>
          <w:rPrChange w:id="240" w:author="Chris Richardson" w:date="2019-03-22T23:35:00Z">
            <w:rPr>
              <w:rFonts w:ascii="Times" w:hAnsi="Times" w:cs="Times"/>
              <w:color w:val="000000" w:themeColor="text1"/>
            </w:rPr>
          </w:rPrChange>
        </w:rPr>
        <w:t>Korista</w:t>
      </w:r>
      <w:proofErr w:type="spellEnd"/>
      <w:r w:rsidRPr="00FE4F6C">
        <w:rPr>
          <w:rFonts w:ascii="Times New Roman" w:hAnsi="Times New Roman" w:cs="Times New Roman"/>
          <w:color w:val="000000" w:themeColor="text1"/>
          <w:rPrChange w:id="241" w:author="Chris Richardson" w:date="2019-03-22T23:35:00Z">
            <w:rPr>
              <w:rFonts w:ascii="Times" w:hAnsi="Times" w:cs="Times"/>
              <w:color w:val="000000" w:themeColor="text1"/>
            </w:rPr>
          </w:rPrChange>
        </w:rPr>
        <w:t xml:space="preserve">, K.T., </w:t>
      </w:r>
      <w:proofErr w:type="spellStart"/>
      <w:r w:rsidRPr="00FE4F6C">
        <w:rPr>
          <w:rFonts w:ascii="Times New Roman" w:hAnsi="Times New Roman" w:cs="Times New Roman"/>
          <w:color w:val="000000" w:themeColor="text1"/>
          <w:rPrChange w:id="242" w:author="Chris Richardson" w:date="2019-03-22T23:35:00Z">
            <w:rPr>
              <w:rFonts w:ascii="Times" w:hAnsi="Times" w:cs="Times"/>
              <w:color w:val="000000" w:themeColor="text1"/>
            </w:rPr>
          </w:rPrChange>
        </w:rPr>
        <w:t>Ferland</w:t>
      </w:r>
      <w:proofErr w:type="spellEnd"/>
      <w:r w:rsidRPr="00FE4F6C">
        <w:rPr>
          <w:rFonts w:ascii="Times New Roman" w:hAnsi="Times New Roman" w:cs="Times New Roman"/>
          <w:color w:val="000000" w:themeColor="text1"/>
          <w:rPrChange w:id="243" w:author="Chris Richardson" w:date="2019-03-22T23:35:00Z">
            <w:rPr>
              <w:rFonts w:ascii="Times" w:hAnsi="Times" w:cs="Times"/>
              <w:color w:val="000000" w:themeColor="text1"/>
            </w:rPr>
          </w:rPrChange>
        </w:rPr>
        <w:t xml:space="preserve">, G.J., Warner, C., Baldwin, J., 2002, </w:t>
      </w:r>
      <w:proofErr w:type="spellStart"/>
      <w:r w:rsidRPr="00FE4F6C">
        <w:rPr>
          <w:rFonts w:ascii="Times New Roman" w:hAnsi="Times New Roman" w:cs="Times New Roman"/>
          <w:color w:val="000000" w:themeColor="text1"/>
          <w:rPrChange w:id="244" w:author="Chris Richardson" w:date="2019-03-22T23:35:00Z">
            <w:rPr>
              <w:rFonts w:ascii="Times" w:hAnsi="Times" w:cs="Times"/>
              <w:color w:val="000000" w:themeColor="text1"/>
            </w:rPr>
          </w:rPrChange>
        </w:rPr>
        <w:t>ApJ</w:t>
      </w:r>
      <w:proofErr w:type="spellEnd"/>
      <w:r w:rsidRPr="00FE4F6C">
        <w:rPr>
          <w:rFonts w:ascii="Times New Roman" w:hAnsi="Times New Roman" w:cs="Times New Roman"/>
          <w:color w:val="000000" w:themeColor="text1"/>
          <w:rPrChange w:id="245" w:author="Chris Richardson" w:date="2019-03-22T23:35:00Z">
            <w:rPr>
              <w:rFonts w:ascii="Times" w:hAnsi="Times" w:cs="Times"/>
              <w:color w:val="000000" w:themeColor="text1"/>
            </w:rPr>
          </w:rPrChange>
        </w:rPr>
        <w:t>, 564, 2, 592-603</w:t>
      </w:r>
    </w:p>
    <w:p w14:paraId="0718513D" w14:textId="324678EF" w:rsidR="00B07AFB" w:rsidRPr="00FE4F6C" w:rsidRDefault="00B70090" w:rsidP="00FE4F6C">
      <w:pPr>
        <w:widowControl w:val="0"/>
        <w:autoSpaceDE w:val="0"/>
        <w:autoSpaceDN w:val="0"/>
        <w:adjustRightInd w:val="0"/>
        <w:rPr>
          <w:rFonts w:ascii="Times New Roman" w:hAnsi="Times New Roman" w:cs="Times New Roman"/>
          <w:color w:val="000000" w:themeColor="text1"/>
          <w:rPrChange w:id="246" w:author="Chris Richardson" w:date="2019-03-22T23:35:00Z">
            <w:rPr>
              <w:rFonts w:ascii="Times" w:hAnsi="Times" w:cs="Calibri"/>
              <w:color w:val="000000" w:themeColor="text1"/>
            </w:rPr>
          </w:rPrChange>
        </w:rPr>
        <w:pPrChange w:id="247"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48" w:author="Chris Richardson" w:date="2019-03-22T23:35:00Z">
            <w:rPr>
              <w:rFonts w:ascii="Times" w:hAnsi="Times" w:cs="Calibri"/>
              <w:color w:val="000000" w:themeColor="text1"/>
            </w:rPr>
          </w:rPrChange>
        </w:rPr>
        <w:t>Grevesse</w:t>
      </w:r>
      <w:proofErr w:type="spellEnd"/>
      <w:r w:rsidRPr="00FE4F6C">
        <w:rPr>
          <w:rFonts w:ascii="Times New Roman" w:hAnsi="Times New Roman" w:cs="Times New Roman"/>
          <w:color w:val="000000" w:themeColor="text1"/>
          <w:rPrChange w:id="249" w:author="Chris Richardson" w:date="2019-03-22T23:35:00Z">
            <w:rPr>
              <w:rFonts w:ascii="Times" w:hAnsi="Times" w:cs="Calibri"/>
              <w:color w:val="000000" w:themeColor="text1"/>
            </w:rPr>
          </w:rPrChange>
        </w:rPr>
        <w:t xml:space="preserve">, N., </w:t>
      </w:r>
      <w:proofErr w:type="spellStart"/>
      <w:r w:rsidRPr="00FE4F6C">
        <w:rPr>
          <w:rFonts w:ascii="Times New Roman" w:hAnsi="Times New Roman" w:cs="Times New Roman"/>
          <w:color w:val="000000" w:themeColor="text1"/>
          <w:rPrChange w:id="250" w:author="Chris Richardson" w:date="2019-03-22T23:35:00Z">
            <w:rPr>
              <w:rFonts w:ascii="Times" w:hAnsi="Times" w:cs="Calibri"/>
              <w:color w:val="000000" w:themeColor="text1"/>
            </w:rPr>
          </w:rPrChange>
        </w:rPr>
        <w:t>Asplund</w:t>
      </w:r>
      <w:proofErr w:type="spellEnd"/>
      <w:r w:rsidRPr="00FE4F6C">
        <w:rPr>
          <w:rFonts w:ascii="Times New Roman" w:hAnsi="Times New Roman" w:cs="Times New Roman"/>
          <w:color w:val="000000" w:themeColor="text1"/>
          <w:rPrChange w:id="251" w:author="Chris Richardson" w:date="2019-03-22T23:35:00Z">
            <w:rPr>
              <w:rFonts w:ascii="Times" w:hAnsi="Times" w:cs="Calibri"/>
              <w:color w:val="000000" w:themeColor="text1"/>
            </w:rPr>
          </w:rPrChange>
        </w:rPr>
        <w:t xml:space="preserve">, M., </w:t>
      </w:r>
      <w:proofErr w:type="spellStart"/>
      <w:r w:rsidRPr="00FE4F6C">
        <w:rPr>
          <w:rFonts w:ascii="Times New Roman" w:hAnsi="Times New Roman" w:cs="Times New Roman"/>
          <w:color w:val="000000" w:themeColor="text1"/>
          <w:rPrChange w:id="252" w:author="Chris Richardson" w:date="2019-03-22T23:35:00Z">
            <w:rPr>
              <w:rFonts w:ascii="Times" w:hAnsi="Times" w:cs="Calibri"/>
              <w:color w:val="000000" w:themeColor="text1"/>
            </w:rPr>
          </w:rPrChange>
        </w:rPr>
        <w:t>Sauval</w:t>
      </w:r>
      <w:proofErr w:type="spellEnd"/>
      <w:r w:rsidRPr="00FE4F6C">
        <w:rPr>
          <w:rFonts w:ascii="Times New Roman" w:hAnsi="Times New Roman" w:cs="Times New Roman"/>
          <w:color w:val="000000" w:themeColor="text1"/>
          <w:rPrChange w:id="253" w:author="Chris Richardson" w:date="2019-03-22T23:35:00Z">
            <w:rPr>
              <w:rFonts w:ascii="Times" w:hAnsi="Times" w:cs="Calibri"/>
              <w:color w:val="000000" w:themeColor="text1"/>
            </w:rPr>
          </w:rPrChange>
        </w:rPr>
        <w:t xml:space="preserve">, A.J., Scott, P., 2010, </w:t>
      </w:r>
      <w:proofErr w:type="spellStart"/>
      <w:r w:rsidRPr="00FE4F6C">
        <w:rPr>
          <w:rFonts w:ascii="Times New Roman" w:hAnsi="Times New Roman" w:cs="Times New Roman"/>
          <w:color w:val="000000" w:themeColor="text1"/>
          <w:rPrChange w:id="254" w:author="Chris Richardson" w:date="2019-03-22T23:35:00Z">
            <w:rPr>
              <w:rFonts w:ascii="Times" w:hAnsi="Times" w:cs="Calibri"/>
              <w:color w:val="000000" w:themeColor="text1"/>
            </w:rPr>
          </w:rPrChange>
        </w:rPr>
        <w:t>Ap&amp;SS</w:t>
      </w:r>
      <w:proofErr w:type="spellEnd"/>
      <w:r w:rsidRPr="00FE4F6C">
        <w:rPr>
          <w:rFonts w:ascii="Times New Roman" w:hAnsi="Times New Roman" w:cs="Times New Roman"/>
          <w:color w:val="000000" w:themeColor="text1"/>
          <w:rPrChange w:id="255" w:author="Chris Richardson" w:date="2019-03-22T23:35:00Z">
            <w:rPr>
              <w:rFonts w:ascii="Times" w:hAnsi="Times" w:cs="Calibri"/>
              <w:color w:val="000000" w:themeColor="text1"/>
            </w:rPr>
          </w:rPrChange>
        </w:rPr>
        <w:t>, 328, 1-2, 179-183</w:t>
      </w:r>
    </w:p>
    <w:p w14:paraId="0E0A5505" w14:textId="22FE1092"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56" w:author="Chris Richardson" w:date="2019-03-22T23:35:00Z">
            <w:rPr>
              <w:rFonts w:ascii="Times" w:hAnsi="Times" w:cs="Times"/>
              <w:color w:val="000000" w:themeColor="text1"/>
              <w:u w:val="single"/>
            </w:rPr>
          </w:rPrChange>
        </w:rPr>
        <w:pPrChange w:id="257" w:author="Chris Richardson" w:date="2019-03-22T23:35:00Z">
          <w:pPr>
            <w:widowControl w:val="0"/>
            <w:autoSpaceDE w:val="0"/>
            <w:autoSpaceDN w:val="0"/>
            <w:adjustRightInd w:val="0"/>
            <w:spacing w:line="1060" w:lineRule="atLeast"/>
          </w:pPr>
        </w:pPrChange>
      </w:pPr>
      <w:proofErr w:type="spellStart"/>
      <w:r w:rsidRPr="00FE4F6C">
        <w:rPr>
          <w:rFonts w:ascii="Times New Roman" w:hAnsi="Times New Roman" w:cs="Times New Roman"/>
          <w:color w:val="000000" w:themeColor="text1"/>
          <w:rPrChange w:id="258" w:author="Chris Richardson" w:date="2019-03-22T23:35:00Z">
            <w:rPr>
              <w:rFonts w:ascii="Calibri" w:hAnsi="Calibri" w:cs="Calibri"/>
              <w:color w:val="000000" w:themeColor="text1"/>
              <w:u w:val="single"/>
            </w:rPr>
          </w:rPrChange>
        </w:rPr>
        <w:t>Grupe</w:t>
      </w:r>
      <w:proofErr w:type="spellEnd"/>
      <w:r w:rsidRPr="00FE4F6C">
        <w:rPr>
          <w:rFonts w:ascii="Times New Roman" w:hAnsi="Times New Roman" w:cs="Times New Roman"/>
          <w:color w:val="000000" w:themeColor="text1"/>
          <w:rPrChange w:id="259" w:author="Chris Richardson" w:date="2019-03-22T23:35:00Z">
            <w:rPr>
              <w:rFonts w:ascii="Calibri" w:hAnsi="Calibri" w:cs="Calibri"/>
              <w:color w:val="000000" w:themeColor="text1"/>
              <w:u w:val="single"/>
            </w:rPr>
          </w:rPrChange>
        </w:rPr>
        <w:t xml:space="preserve">, D., </w:t>
      </w:r>
      <w:proofErr w:type="spellStart"/>
      <w:r w:rsidRPr="00FE4F6C">
        <w:rPr>
          <w:rFonts w:ascii="Times New Roman" w:hAnsi="Times New Roman" w:cs="Times New Roman"/>
          <w:color w:val="000000" w:themeColor="text1"/>
          <w:rPrChange w:id="260" w:author="Chris Richardson" w:date="2019-03-22T23:35:00Z">
            <w:rPr>
              <w:rFonts w:ascii="Calibri" w:hAnsi="Calibri" w:cs="Calibri"/>
              <w:color w:val="000000" w:themeColor="text1"/>
              <w:u w:val="single"/>
            </w:rPr>
          </w:rPrChange>
        </w:rPr>
        <w:t>Komossa</w:t>
      </w:r>
      <w:proofErr w:type="spellEnd"/>
      <w:r w:rsidRPr="00FE4F6C">
        <w:rPr>
          <w:rFonts w:ascii="Times New Roman" w:hAnsi="Times New Roman" w:cs="Times New Roman"/>
          <w:color w:val="000000" w:themeColor="text1"/>
          <w:rPrChange w:id="261" w:author="Chris Richardson" w:date="2019-03-22T23:35:00Z">
            <w:rPr>
              <w:rFonts w:ascii="Calibri" w:hAnsi="Calibri" w:cs="Calibri"/>
              <w:color w:val="000000" w:themeColor="text1"/>
              <w:u w:val="single"/>
            </w:rPr>
          </w:rPrChange>
        </w:rPr>
        <w:t xml:space="preserve">, S., </w:t>
      </w:r>
      <w:proofErr w:type="spellStart"/>
      <w:r w:rsidRPr="00FE4F6C">
        <w:rPr>
          <w:rFonts w:ascii="Times New Roman" w:hAnsi="Times New Roman" w:cs="Times New Roman"/>
          <w:color w:val="000000" w:themeColor="text1"/>
          <w:rPrChange w:id="262" w:author="Chris Richardson" w:date="2019-03-22T23:35:00Z">
            <w:rPr>
              <w:rFonts w:ascii="Calibri" w:hAnsi="Calibri" w:cs="Calibri"/>
              <w:color w:val="000000" w:themeColor="text1"/>
              <w:u w:val="single"/>
            </w:rPr>
          </w:rPrChange>
        </w:rPr>
        <w:t>Leighly</w:t>
      </w:r>
      <w:proofErr w:type="spellEnd"/>
      <w:r w:rsidRPr="00FE4F6C">
        <w:rPr>
          <w:rFonts w:ascii="Times New Roman" w:hAnsi="Times New Roman" w:cs="Times New Roman"/>
          <w:color w:val="000000" w:themeColor="text1"/>
          <w:rPrChange w:id="263" w:author="Chris Richardson" w:date="2019-03-22T23:35:00Z">
            <w:rPr>
              <w:rFonts w:ascii="Calibri" w:hAnsi="Calibri" w:cs="Calibri"/>
              <w:color w:val="000000" w:themeColor="text1"/>
              <w:u w:val="single"/>
            </w:rPr>
          </w:rPrChange>
        </w:rPr>
        <w:t xml:space="preserve">, K., Page, K., 2010, </w:t>
      </w:r>
      <w:proofErr w:type="spellStart"/>
      <w:r w:rsidRPr="00FE4F6C">
        <w:rPr>
          <w:rFonts w:ascii="Times New Roman" w:hAnsi="Times New Roman" w:cs="Times New Roman"/>
          <w:color w:val="000000" w:themeColor="text1"/>
          <w:rPrChange w:id="264" w:author="Chris Richardson" w:date="2019-03-22T23:35:00Z">
            <w:rPr>
              <w:rFonts w:ascii="Calibri" w:hAnsi="Calibri" w:cs="Calibri"/>
              <w:color w:val="000000" w:themeColor="text1"/>
              <w:u w:val="single"/>
            </w:rPr>
          </w:rPrChange>
        </w:rPr>
        <w:t>ApJ</w:t>
      </w:r>
      <w:proofErr w:type="spellEnd"/>
      <w:r w:rsidRPr="00FE4F6C">
        <w:rPr>
          <w:rFonts w:ascii="Times New Roman" w:hAnsi="Times New Roman" w:cs="Times New Roman"/>
          <w:color w:val="000000" w:themeColor="text1"/>
          <w:rPrChange w:id="265" w:author="Chris Richardson" w:date="2019-03-22T23:35:00Z">
            <w:rPr>
              <w:rFonts w:ascii="Calibri" w:hAnsi="Calibri" w:cs="Calibri"/>
              <w:color w:val="000000" w:themeColor="text1"/>
              <w:u w:val="single"/>
            </w:rPr>
          </w:rPrChange>
        </w:rPr>
        <w:t>, 187, 1</w:t>
      </w:r>
    </w:p>
    <w:p w14:paraId="4C7E0DCB" w14:textId="77777777" w:rsidR="001843A2" w:rsidRPr="00FE4F6C" w:rsidRDefault="001843A2" w:rsidP="00FE4F6C">
      <w:pPr>
        <w:widowControl w:val="0"/>
        <w:autoSpaceDE w:val="0"/>
        <w:autoSpaceDN w:val="0"/>
        <w:adjustRightInd w:val="0"/>
        <w:rPr>
          <w:rFonts w:ascii="Times New Roman" w:hAnsi="Times New Roman" w:cs="Times New Roman"/>
          <w:color w:val="000000" w:themeColor="text1"/>
          <w:rPrChange w:id="266" w:author="Chris Richardson" w:date="2019-03-22T23:35:00Z">
            <w:rPr>
              <w:rFonts w:ascii="Times" w:hAnsi="Times" w:cs="Calibri"/>
              <w:color w:val="000000" w:themeColor="text1"/>
            </w:rPr>
          </w:rPrChange>
        </w:rPr>
        <w:pPrChange w:id="267"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68" w:author="Chris Richardson" w:date="2019-03-22T23:35:00Z">
            <w:rPr>
              <w:rFonts w:ascii="Times" w:hAnsi="Times" w:cs="Calibri"/>
              <w:color w:val="000000" w:themeColor="text1"/>
            </w:rPr>
          </w:rPrChange>
        </w:rPr>
        <w:t>Kewley</w:t>
      </w:r>
      <w:proofErr w:type="spellEnd"/>
      <w:r w:rsidRPr="00FE4F6C">
        <w:rPr>
          <w:rFonts w:ascii="Times New Roman" w:hAnsi="Times New Roman" w:cs="Times New Roman"/>
          <w:color w:val="000000" w:themeColor="text1"/>
          <w:rPrChange w:id="269" w:author="Chris Richardson" w:date="2019-03-22T23:35:00Z">
            <w:rPr>
              <w:rFonts w:ascii="Times" w:hAnsi="Times" w:cs="Calibri"/>
              <w:color w:val="000000" w:themeColor="text1"/>
            </w:rPr>
          </w:rPrChange>
        </w:rPr>
        <w:t>, L., Groves, B., Kauffmann, G., Heckman, T., 2006, MNRAS, 372, 961</w:t>
      </w:r>
    </w:p>
    <w:p w14:paraId="03FFC0ED" w14:textId="33205229"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70" w:author="Chris Richardson" w:date="2019-03-22T23:35:00Z">
            <w:rPr>
              <w:rFonts w:ascii="Times" w:hAnsi="Times" w:cs="Calibri"/>
              <w:color w:val="000000" w:themeColor="text1"/>
            </w:rPr>
          </w:rPrChange>
        </w:rPr>
        <w:pPrChange w:id="271"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color w:val="000000" w:themeColor="text1"/>
          <w:rPrChange w:id="272" w:author="Chris Richardson" w:date="2019-03-22T23:35:00Z">
            <w:rPr>
              <w:rFonts w:ascii="Times" w:hAnsi="Times" w:cs="Calibri"/>
              <w:color w:val="000000" w:themeColor="text1"/>
            </w:rPr>
          </w:rPrChange>
        </w:rPr>
        <w:t>Indriolo</w:t>
      </w:r>
      <w:proofErr w:type="spellEnd"/>
      <w:r w:rsidRPr="00FE4F6C">
        <w:rPr>
          <w:rFonts w:ascii="Times New Roman" w:hAnsi="Times New Roman" w:cs="Times New Roman"/>
          <w:color w:val="000000" w:themeColor="text1"/>
          <w:rPrChange w:id="273" w:author="Chris Richardson" w:date="2019-03-22T23:35:00Z">
            <w:rPr>
              <w:rFonts w:ascii="Times" w:hAnsi="Times" w:cs="Calibri"/>
              <w:color w:val="000000" w:themeColor="text1"/>
            </w:rPr>
          </w:rPrChange>
        </w:rPr>
        <w:t xml:space="preserve">, N., </w:t>
      </w:r>
      <w:proofErr w:type="spellStart"/>
      <w:r w:rsidRPr="00FE4F6C">
        <w:rPr>
          <w:rFonts w:ascii="Times New Roman" w:hAnsi="Times New Roman" w:cs="Times New Roman"/>
          <w:color w:val="000000" w:themeColor="text1"/>
          <w:rPrChange w:id="274" w:author="Chris Richardson" w:date="2019-03-22T23:35:00Z">
            <w:rPr>
              <w:rFonts w:ascii="Times" w:hAnsi="Times" w:cs="Calibri"/>
              <w:color w:val="000000" w:themeColor="text1"/>
            </w:rPr>
          </w:rPrChange>
        </w:rPr>
        <w:t>Geballe</w:t>
      </w:r>
      <w:proofErr w:type="spellEnd"/>
      <w:r w:rsidRPr="00FE4F6C">
        <w:rPr>
          <w:rFonts w:ascii="Times New Roman" w:hAnsi="Times New Roman" w:cs="Times New Roman"/>
          <w:color w:val="000000" w:themeColor="text1"/>
          <w:rPrChange w:id="275" w:author="Chris Richardson" w:date="2019-03-22T23:35:00Z">
            <w:rPr>
              <w:rFonts w:ascii="Times" w:hAnsi="Times" w:cs="Calibri"/>
              <w:color w:val="000000" w:themeColor="text1"/>
            </w:rPr>
          </w:rPrChange>
        </w:rPr>
        <w:t xml:space="preserve">, T.R., Oka, T., McCall, B.J., 2007, </w:t>
      </w:r>
      <w:proofErr w:type="spellStart"/>
      <w:r w:rsidRPr="00FE4F6C">
        <w:rPr>
          <w:rFonts w:ascii="Times New Roman" w:hAnsi="Times New Roman" w:cs="Times New Roman"/>
          <w:color w:val="000000" w:themeColor="text1"/>
          <w:rPrChange w:id="276" w:author="Chris Richardson" w:date="2019-03-22T23:35:00Z">
            <w:rPr>
              <w:rFonts w:ascii="Times" w:hAnsi="Times" w:cs="Calibri"/>
              <w:color w:val="000000" w:themeColor="text1"/>
            </w:rPr>
          </w:rPrChange>
        </w:rPr>
        <w:t>ApJ</w:t>
      </w:r>
      <w:proofErr w:type="spellEnd"/>
      <w:r w:rsidRPr="00FE4F6C">
        <w:rPr>
          <w:rFonts w:ascii="Times New Roman" w:hAnsi="Times New Roman" w:cs="Times New Roman"/>
          <w:color w:val="000000" w:themeColor="text1"/>
          <w:rPrChange w:id="277" w:author="Chris Richardson" w:date="2019-03-22T23:35:00Z">
            <w:rPr>
              <w:rFonts w:ascii="Times" w:hAnsi="Times" w:cs="Calibri"/>
              <w:color w:val="000000" w:themeColor="text1"/>
            </w:rPr>
          </w:rPrChange>
        </w:rPr>
        <w:t>, 671, 2, 1736-1747</w:t>
      </w:r>
    </w:p>
    <w:p w14:paraId="2006D4C8" w14:textId="77777777"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78" w:author="Chris Richardson" w:date="2019-03-22T23:35:00Z">
            <w:rPr>
              <w:rFonts w:ascii="Times" w:hAnsi="Times" w:cs="Times"/>
              <w:color w:val="000000" w:themeColor="text1"/>
            </w:rPr>
          </w:rPrChange>
        </w:rPr>
        <w:pPrChange w:id="279"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80" w:author="Chris Richardson" w:date="2019-03-22T23:35:00Z">
            <w:rPr>
              <w:rFonts w:ascii="Times" w:hAnsi="Times" w:cs="Calibri"/>
              <w:color w:val="000000" w:themeColor="text1"/>
            </w:rPr>
          </w:rPrChange>
        </w:rPr>
        <w:t>Jenkins, E. B., 1987, ASSL, 533-559</w:t>
      </w:r>
    </w:p>
    <w:p w14:paraId="54216404" w14:textId="018441B9" w:rsidR="00B70090" w:rsidRPr="00FE4F6C" w:rsidRDefault="00B70090" w:rsidP="00FE4F6C">
      <w:pPr>
        <w:widowControl w:val="0"/>
        <w:autoSpaceDE w:val="0"/>
        <w:autoSpaceDN w:val="0"/>
        <w:adjustRightInd w:val="0"/>
        <w:rPr>
          <w:rFonts w:ascii="Times New Roman" w:hAnsi="Times New Roman" w:cs="Times New Roman"/>
          <w:color w:val="000000" w:themeColor="text1"/>
          <w:rPrChange w:id="281" w:author="Chris Richardson" w:date="2019-03-22T23:35:00Z">
            <w:rPr>
              <w:rFonts w:ascii="Times" w:hAnsi="Times" w:cs="Times"/>
              <w:color w:val="000000" w:themeColor="text1"/>
            </w:rPr>
          </w:rPrChange>
        </w:rPr>
        <w:pPrChange w:id="282" w:author="Chris Richardson" w:date="2019-03-22T23:35:00Z">
          <w:pPr>
            <w:widowControl w:val="0"/>
            <w:autoSpaceDE w:val="0"/>
            <w:autoSpaceDN w:val="0"/>
            <w:adjustRightInd w:val="0"/>
            <w:spacing w:line="940" w:lineRule="atLeast"/>
          </w:pPr>
        </w:pPrChange>
      </w:pPr>
      <w:proofErr w:type="spellStart"/>
      <w:r w:rsidRPr="00FE4F6C">
        <w:rPr>
          <w:rFonts w:ascii="Times New Roman" w:hAnsi="Times New Roman" w:cs="Times New Roman"/>
          <w:rPrChange w:id="283" w:author="Chris Richardson" w:date="2019-03-22T23:35:00Z">
            <w:rPr/>
          </w:rPrChange>
        </w:rPr>
        <w:t>Komossa</w:t>
      </w:r>
      <w:proofErr w:type="spellEnd"/>
      <w:r w:rsidRPr="00FE4F6C">
        <w:rPr>
          <w:rFonts w:ascii="Times New Roman" w:hAnsi="Times New Roman" w:cs="Times New Roman"/>
          <w:rPrChange w:id="284" w:author="Chris Richardson" w:date="2019-03-22T23:35:00Z">
            <w:rPr/>
          </w:rPrChange>
        </w:rPr>
        <w:t>, S., Schulz, H., 1997, Astronomy and Astrophysics, 323, 31-46</w:t>
      </w:r>
    </w:p>
    <w:p w14:paraId="22A77C6E" w14:textId="77777777" w:rsidR="006C687B" w:rsidRPr="00FE4F6C" w:rsidRDefault="006C687B" w:rsidP="00FE4F6C">
      <w:pPr>
        <w:widowControl w:val="0"/>
        <w:autoSpaceDE w:val="0"/>
        <w:autoSpaceDN w:val="0"/>
        <w:adjustRightInd w:val="0"/>
        <w:rPr>
          <w:rFonts w:ascii="Times New Roman" w:hAnsi="Times New Roman" w:cs="Times New Roman"/>
          <w:color w:val="000000" w:themeColor="text1"/>
          <w:rPrChange w:id="285" w:author="Chris Richardson" w:date="2019-03-22T23:35:00Z">
            <w:rPr>
              <w:rFonts w:ascii="Times" w:hAnsi="Times" w:cs="Times"/>
              <w:color w:val="000000" w:themeColor="text1"/>
            </w:rPr>
          </w:rPrChange>
        </w:rPr>
        <w:pPrChange w:id="286"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87" w:author="Chris Richardson" w:date="2019-03-22T23:35:00Z">
            <w:rPr>
              <w:rFonts w:ascii="Times" w:hAnsi="Times" w:cs="Calibri"/>
              <w:color w:val="000000" w:themeColor="text1"/>
            </w:rPr>
          </w:rPrChange>
        </w:rPr>
        <w:t xml:space="preserve">Osterbrock, D., </w:t>
      </w:r>
      <w:proofErr w:type="spellStart"/>
      <w:r w:rsidRPr="00FE4F6C">
        <w:rPr>
          <w:rFonts w:ascii="Times New Roman" w:hAnsi="Times New Roman" w:cs="Times New Roman"/>
          <w:color w:val="000000" w:themeColor="text1"/>
          <w:rPrChange w:id="288" w:author="Chris Richardson" w:date="2019-03-22T23:35:00Z">
            <w:rPr>
              <w:rFonts w:ascii="Times" w:hAnsi="Times" w:cs="Calibri"/>
              <w:color w:val="000000" w:themeColor="text1"/>
            </w:rPr>
          </w:rPrChange>
        </w:rPr>
        <w:t>Ferland</w:t>
      </w:r>
      <w:proofErr w:type="spellEnd"/>
      <w:r w:rsidRPr="00FE4F6C">
        <w:rPr>
          <w:rFonts w:ascii="Times New Roman" w:hAnsi="Times New Roman" w:cs="Times New Roman"/>
          <w:color w:val="000000" w:themeColor="text1"/>
          <w:rPrChange w:id="289" w:author="Chris Richardson" w:date="2019-03-22T23:35:00Z">
            <w:rPr>
              <w:rFonts w:ascii="Times" w:hAnsi="Times" w:cs="Calibri"/>
              <w:color w:val="000000" w:themeColor="text1"/>
            </w:rPr>
          </w:rPrChange>
        </w:rPr>
        <w:t xml:space="preserve">, G., 2006, </w:t>
      </w:r>
      <w:r w:rsidRPr="00FE4F6C">
        <w:rPr>
          <w:rFonts w:ascii="Times New Roman" w:hAnsi="Times New Roman" w:cs="Times New Roman"/>
          <w:i/>
          <w:iCs/>
          <w:color w:val="000000" w:themeColor="text1"/>
          <w:rPrChange w:id="290" w:author="Chris Richardson" w:date="2019-03-22T23:35:00Z">
            <w:rPr>
              <w:rFonts w:ascii="Times" w:hAnsi="Times" w:cs="Calibri"/>
              <w:i/>
              <w:iCs/>
              <w:color w:val="000000" w:themeColor="text1"/>
            </w:rPr>
          </w:rPrChange>
        </w:rPr>
        <w:t>Astrophysics of Gaseous Nebulae and Active Galactic Nuclei</w:t>
      </w:r>
    </w:p>
    <w:p w14:paraId="2E6F934D" w14:textId="7A8F1732" w:rsidR="006C687B" w:rsidRPr="00FE4F6C" w:rsidDel="00FE4F6C" w:rsidRDefault="006C687B" w:rsidP="00FE4F6C">
      <w:pPr>
        <w:widowControl w:val="0"/>
        <w:autoSpaceDE w:val="0"/>
        <w:autoSpaceDN w:val="0"/>
        <w:adjustRightInd w:val="0"/>
        <w:rPr>
          <w:del w:id="291" w:author="Chris Richardson" w:date="2019-03-22T23:35:00Z"/>
          <w:rFonts w:ascii="Times New Roman" w:hAnsi="Times New Roman" w:cs="Times New Roman"/>
          <w:color w:val="000000" w:themeColor="text1"/>
          <w:rPrChange w:id="292" w:author="Chris Richardson" w:date="2019-03-22T23:35:00Z">
            <w:rPr>
              <w:del w:id="293" w:author="Chris Richardson" w:date="2019-03-22T23:35:00Z"/>
              <w:rFonts w:ascii="Times" w:hAnsi="Times" w:cs="Calibri"/>
              <w:color w:val="000000" w:themeColor="text1"/>
            </w:rPr>
          </w:rPrChange>
        </w:rPr>
        <w:pPrChange w:id="294" w:author="Chris Richardson" w:date="2019-03-22T23:35:00Z">
          <w:pPr>
            <w:widowControl w:val="0"/>
            <w:autoSpaceDE w:val="0"/>
            <w:autoSpaceDN w:val="0"/>
            <w:adjustRightInd w:val="0"/>
            <w:spacing w:line="940" w:lineRule="atLeast"/>
          </w:pPr>
        </w:pPrChange>
      </w:pPr>
      <w:r w:rsidRPr="00FE4F6C">
        <w:rPr>
          <w:rFonts w:ascii="Times New Roman" w:hAnsi="Times New Roman" w:cs="Times New Roman"/>
          <w:color w:val="000000" w:themeColor="text1"/>
          <w:rPrChange w:id="295" w:author="Chris Richardson" w:date="2019-03-22T23:35:00Z">
            <w:rPr>
              <w:rFonts w:ascii="Times" w:hAnsi="Times" w:cs="Calibri"/>
              <w:color w:val="000000" w:themeColor="text1"/>
            </w:rPr>
          </w:rPrChange>
        </w:rPr>
        <w:t>Richardson, C., Allen, J., Baldwin, J</w:t>
      </w:r>
      <w:r w:rsidR="00970490" w:rsidRPr="00FE4F6C">
        <w:rPr>
          <w:rFonts w:ascii="Times New Roman" w:hAnsi="Times New Roman" w:cs="Times New Roman"/>
          <w:color w:val="000000" w:themeColor="text1"/>
          <w:rPrChange w:id="296" w:author="Chris Richardson" w:date="2019-03-22T23:35:00Z">
            <w:rPr>
              <w:rFonts w:ascii="Times" w:hAnsi="Times" w:cs="Calibri"/>
              <w:color w:val="000000" w:themeColor="text1"/>
            </w:rPr>
          </w:rPrChange>
        </w:rPr>
        <w:t xml:space="preserve">., Hewett, P., </w:t>
      </w:r>
      <w:proofErr w:type="spellStart"/>
      <w:r w:rsidR="00970490" w:rsidRPr="00FE4F6C">
        <w:rPr>
          <w:rFonts w:ascii="Times New Roman" w:hAnsi="Times New Roman" w:cs="Times New Roman"/>
          <w:color w:val="000000" w:themeColor="text1"/>
          <w:rPrChange w:id="297" w:author="Chris Richardson" w:date="2019-03-22T23:35:00Z">
            <w:rPr>
              <w:rFonts w:ascii="Times" w:hAnsi="Times" w:cs="Calibri"/>
              <w:color w:val="000000" w:themeColor="text1"/>
            </w:rPr>
          </w:rPrChange>
        </w:rPr>
        <w:t>Ferland</w:t>
      </w:r>
      <w:proofErr w:type="spellEnd"/>
      <w:r w:rsidR="00970490" w:rsidRPr="00FE4F6C">
        <w:rPr>
          <w:rFonts w:ascii="Times New Roman" w:hAnsi="Times New Roman" w:cs="Times New Roman"/>
          <w:color w:val="000000" w:themeColor="text1"/>
          <w:rPrChange w:id="298" w:author="Chris Richardson" w:date="2019-03-22T23:35:00Z">
            <w:rPr>
              <w:rFonts w:ascii="Times" w:hAnsi="Times" w:cs="Calibri"/>
              <w:color w:val="000000" w:themeColor="text1"/>
            </w:rPr>
          </w:rPrChange>
        </w:rPr>
        <w:t>, G., 2014</w:t>
      </w:r>
      <w:r w:rsidRPr="00FE4F6C">
        <w:rPr>
          <w:rFonts w:ascii="Times New Roman" w:hAnsi="Times New Roman" w:cs="Times New Roman"/>
          <w:color w:val="000000" w:themeColor="text1"/>
          <w:rPrChange w:id="299" w:author="Chris Richardson" w:date="2019-03-22T23:35:00Z">
            <w:rPr>
              <w:rFonts w:ascii="Times" w:hAnsi="Times" w:cs="Calibri"/>
              <w:color w:val="000000" w:themeColor="text1"/>
            </w:rPr>
          </w:rPrChange>
        </w:rPr>
        <w:t>, MNRAS, 437, 2376</w:t>
      </w:r>
    </w:p>
    <w:p w14:paraId="4570BA63" w14:textId="723CBA1A" w:rsidR="003871DA" w:rsidRPr="00FE4F6C" w:rsidDel="00FE4F6C" w:rsidRDefault="003871DA" w:rsidP="00FE4F6C">
      <w:pPr>
        <w:rPr>
          <w:del w:id="300" w:author="Chris Richardson" w:date="2019-03-22T23:35:00Z"/>
          <w:rFonts w:ascii="Times New Roman" w:hAnsi="Times New Roman" w:cs="Times New Roman"/>
          <w:color w:val="000000" w:themeColor="text1"/>
          <w:rPrChange w:id="301" w:author="Chris Richardson" w:date="2019-03-22T23:35:00Z">
            <w:rPr>
              <w:del w:id="302" w:author="Chris Richardson" w:date="2019-03-22T23:35:00Z"/>
              <w:rFonts w:ascii="Times" w:hAnsi="Times" w:cs="Calibri"/>
              <w:color w:val="000000" w:themeColor="text1"/>
            </w:rPr>
          </w:rPrChange>
        </w:rPr>
      </w:pPr>
    </w:p>
    <w:p w14:paraId="0C98F2B5" w14:textId="576CCCF5" w:rsidR="00392FBF" w:rsidRPr="00FE4F6C" w:rsidDel="00FE4F6C" w:rsidRDefault="00392FBF" w:rsidP="00FE4F6C">
      <w:pPr>
        <w:widowControl w:val="0"/>
        <w:autoSpaceDE w:val="0"/>
        <w:autoSpaceDN w:val="0"/>
        <w:adjustRightInd w:val="0"/>
        <w:rPr>
          <w:del w:id="303" w:author="Chris Richardson" w:date="2019-03-22T23:34:00Z"/>
          <w:rFonts w:ascii="Times New Roman" w:hAnsi="Times New Roman" w:cs="Times New Roman"/>
          <w:color w:val="000000" w:themeColor="text1"/>
          <w:rPrChange w:id="304" w:author="Chris Richardson" w:date="2019-03-22T23:35:00Z">
            <w:rPr>
              <w:del w:id="305" w:author="Chris Richardson" w:date="2019-03-22T23:34:00Z"/>
              <w:rFonts w:ascii="Times" w:hAnsi="Times" w:cs="Calibri"/>
              <w:color w:val="000000" w:themeColor="text1"/>
            </w:rPr>
          </w:rPrChange>
        </w:rPr>
        <w:pPrChange w:id="306" w:author="Chris Richardson" w:date="2019-03-22T23:35:00Z">
          <w:pPr>
            <w:widowControl w:val="0"/>
            <w:autoSpaceDE w:val="0"/>
            <w:autoSpaceDN w:val="0"/>
            <w:adjustRightInd w:val="0"/>
            <w:spacing w:line="940" w:lineRule="atLeast"/>
          </w:pPr>
        </w:pPrChange>
      </w:pPr>
    </w:p>
    <w:p w14:paraId="1A7F97E6" w14:textId="2268CDC3" w:rsidR="001D2084" w:rsidRPr="00FE4F6C" w:rsidDel="00FE4F6C" w:rsidRDefault="001D2084" w:rsidP="00FE4F6C">
      <w:pPr>
        <w:widowControl w:val="0"/>
        <w:autoSpaceDE w:val="0"/>
        <w:autoSpaceDN w:val="0"/>
        <w:adjustRightInd w:val="0"/>
        <w:rPr>
          <w:del w:id="307" w:author="Chris Richardson" w:date="2019-03-22T23:34:00Z"/>
          <w:rFonts w:ascii="Times New Roman" w:hAnsi="Times New Roman" w:cs="Times New Roman"/>
          <w:color w:val="000000" w:themeColor="text1"/>
          <w:rPrChange w:id="308" w:author="Chris Richardson" w:date="2019-03-22T23:35:00Z">
            <w:rPr>
              <w:del w:id="309" w:author="Chris Richardson" w:date="2019-03-22T23:34:00Z"/>
              <w:rFonts w:ascii="Times" w:hAnsi="Times" w:cs="Calibri"/>
              <w:color w:val="000000" w:themeColor="text1"/>
            </w:rPr>
          </w:rPrChange>
        </w:rPr>
        <w:pPrChange w:id="310" w:author="Chris Richardson" w:date="2019-03-22T23:35:00Z">
          <w:pPr>
            <w:widowControl w:val="0"/>
            <w:autoSpaceDE w:val="0"/>
            <w:autoSpaceDN w:val="0"/>
            <w:adjustRightInd w:val="0"/>
            <w:spacing w:line="940" w:lineRule="atLeast"/>
          </w:pPr>
        </w:pPrChange>
      </w:pPr>
    </w:p>
    <w:p w14:paraId="671B00E3" w14:textId="1EBC7866" w:rsidR="00E40F6A" w:rsidRPr="00FE4F6C" w:rsidRDefault="00E40F6A" w:rsidP="00FE4F6C">
      <w:pPr>
        <w:widowControl w:val="0"/>
        <w:autoSpaceDE w:val="0"/>
        <w:autoSpaceDN w:val="0"/>
        <w:adjustRightInd w:val="0"/>
        <w:rPr>
          <w:rFonts w:ascii="Times New Roman" w:hAnsi="Times New Roman" w:cs="Times New Roman"/>
          <w:rPrChange w:id="311" w:author="Chris Richardson" w:date="2019-03-22T23:35:00Z">
            <w:rPr/>
          </w:rPrChange>
        </w:rPr>
        <w:pPrChange w:id="312" w:author="Chris Richardson" w:date="2019-03-22T23:35:00Z">
          <w:pPr/>
        </w:pPrChange>
      </w:pPr>
    </w:p>
    <w:p w14:paraId="58A9E9EE" w14:textId="172BE124" w:rsidR="00E40F6A" w:rsidRPr="00FE4F6C" w:rsidRDefault="0017450F" w:rsidP="00FE4F6C">
      <w:pPr>
        <w:rPr>
          <w:rFonts w:ascii="Times New Roman" w:hAnsi="Times New Roman" w:cs="Times New Roman"/>
          <w:rPrChange w:id="313" w:author="Chris Richardson" w:date="2019-03-22T23:35:00Z">
            <w:rPr/>
          </w:rPrChange>
        </w:rPr>
      </w:pPr>
      <w:r w:rsidRPr="00FE4F6C">
        <w:rPr>
          <w:rFonts w:ascii="Times New Roman" w:hAnsi="Times New Roman" w:cs="Times New Roman"/>
          <w:rPrChange w:id="314" w:author="Chris Richardson" w:date="2019-03-22T23:35:00Z">
            <w:rPr/>
          </w:rPrChange>
        </w:rPr>
        <w:t>Zhang, Z.T., Liang, Y.C., Hammer, F.</w:t>
      </w:r>
      <w:proofErr w:type="gramStart"/>
      <w:r w:rsidRPr="00FE4F6C">
        <w:rPr>
          <w:rFonts w:ascii="Times New Roman" w:hAnsi="Times New Roman" w:cs="Times New Roman"/>
          <w:rPrChange w:id="315" w:author="Chris Richardson" w:date="2019-03-22T23:35:00Z">
            <w:rPr/>
          </w:rPrChange>
        </w:rPr>
        <w:t>,  2013</w:t>
      </w:r>
      <w:proofErr w:type="gramEnd"/>
      <w:r w:rsidRPr="00FE4F6C">
        <w:rPr>
          <w:rFonts w:ascii="Times New Roman" w:hAnsi="Times New Roman" w:cs="Times New Roman"/>
          <w:rPrChange w:id="316" w:author="Chris Richardson" w:date="2019-03-22T23:35:00Z">
            <w:rPr/>
          </w:rPrChange>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5" w:author="Chris Richardson" w:date="2019-03-22T23:27:00Z" w:initials="CR">
    <w:p w14:paraId="1A029835" w14:textId="3DBFA26E" w:rsidR="00E2797C" w:rsidRDefault="00E2797C">
      <w:pPr>
        <w:pStyle w:val="CommentText"/>
      </w:pPr>
      <w:r>
        <w:rPr>
          <w:rStyle w:val="CommentReference"/>
        </w:rPr>
        <w:annotationRef/>
      </w:r>
      <w:r>
        <w:t>Rephrase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0298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029835" w16cid:durableId="203FED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5FBC3" w14:textId="77777777" w:rsidR="00B46E3F" w:rsidRDefault="00B46E3F" w:rsidP="00BF56C9">
      <w:r>
        <w:separator/>
      </w:r>
    </w:p>
  </w:endnote>
  <w:endnote w:type="continuationSeparator" w:id="0">
    <w:p w14:paraId="58582279" w14:textId="77777777" w:rsidR="00B46E3F" w:rsidRDefault="00B46E3F"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240F0" w14:textId="77777777" w:rsidR="00B46E3F" w:rsidRDefault="00B46E3F" w:rsidP="00BF56C9">
      <w:r>
        <w:separator/>
      </w:r>
    </w:p>
  </w:footnote>
  <w:footnote w:type="continuationSeparator" w:id="0">
    <w:p w14:paraId="4FFC137E" w14:textId="77777777" w:rsidR="00B46E3F" w:rsidRDefault="00B46E3F" w:rsidP="00BF5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D4D"/>
    <w:rsid w:val="00000A64"/>
    <w:rsid w:val="00007F0E"/>
    <w:rsid w:val="0002161D"/>
    <w:rsid w:val="00025CC9"/>
    <w:rsid w:val="00032C9E"/>
    <w:rsid w:val="0003568B"/>
    <w:rsid w:val="00040D0F"/>
    <w:rsid w:val="00044315"/>
    <w:rsid w:val="00045D38"/>
    <w:rsid w:val="000476D0"/>
    <w:rsid w:val="0004784D"/>
    <w:rsid w:val="000565BB"/>
    <w:rsid w:val="00060407"/>
    <w:rsid w:val="00065A9E"/>
    <w:rsid w:val="00075912"/>
    <w:rsid w:val="00085291"/>
    <w:rsid w:val="00085CC3"/>
    <w:rsid w:val="000A4667"/>
    <w:rsid w:val="000B0BD4"/>
    <w:rsid w:val="000B3A1A"/>
    <w:rsid w:val="000B3DE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5593"/>
    <w:rsid w:val="002471C9"/>
    <w:rsid w:val="00251286"/>
    <w:rsid w:val="00265C7A"/>
    <w:rsid w:val="002764EB"/>
    <w:rsid w:val="002766A3"/>
    <w:rsid w:val="00277816"/>
    <w:rsid w:val="00281EEE"/>
    <w:rsid w:val="00296D04"/>
    <w:rsid w:val="002A3DF8"/>
    <w:rsid w:val="002C5C5C"/>
    <w:rsid w:val="002D23B9"/>
    <w:rsid w:val="002D359F"/>
    <w:rsid w:val="002D4EAF"/>
    <w:rsid w:val="002F354D"/>
    <w:rsid w:val="002F3629"/>
    <w:rsid w:val="002F46E6"/>
    <w:rsid w:val="003111FE"/>
    <w:rsid w:val="003139AF"/>
    <w:rsid w:val="00314C10"/>
    <w:rsid w:val="00316E9B"/>
    <w:rsid w:val="00325FF6"/>
    <w:rsid w:val="0032606F"/>
    <w:rsid w:val="0032720B"/>
    <w:rsid w:val="00333CA0"/>
    <w:rsid w:val="00337DEE"/>
    <w:rsid w:val="00370506"/>
    <w:rsid w:val="0038297B"/>
    <w:rsid w:val="003871DA"/>
    <w:rsid w:val="00392FBF"/>
    <w:rsid w:val="0039321D"/>
    <w:rsid w:val="003A116C"/>
    <w:rsid w:val="003A664D"/>
    <w:rsid w:val="003B3E49"/>
    <w:rsid w:val="003B3E8B"/>
    <w:rsid w:val="003B47B9"/>
    <w:rsid w:val="003B74E2"/>
    <w:rsid w:val="003B7E9F"/>
    <w:rsid w:val="003C4D99"/>
    <w:rsid w:val="003C674B"/>
    <w:rsid w:val="003D4F50"/>
    <w:rsid w:val="003E16E5"/>
    <w:rsid w:val="003F1593"/>
    <w:rsid w:val="003F3BD4"/>
    <w:rsid w:val="003F48E4"/>
    <w:rsid w:val="0040201F"/>
    <w:rsid w:val="004101C6"/>
    <w:rsid w:val="00416022"/>
    <w:rsid w:val="00435476"/>
    <w:rsid w:val="004423EE"/>
    <w:rsid w:val="00445183"/>
    <w:rsid w:val="0046620A"/>
    <w:rsid w:val="0048786E"/>
    <w:rsid w:val="004941CD"/>
    <w:rsid w:val="00494A69"/>
    <w:rsid w:val="004A7227"/>
    <w:rsid w:val="004B2119"/>
    <w:rsid w:val="004B3DE7"/>
    <w:rsid w:val="004B4A9B"/>
    <w:rsid w:val="004D5659"/>
    <w:rsid w:val="004D5E95"/>
    <w:rsid w:val="004E30CE"/>
    <w:rsid w:val="004F0485"/>
    <w:rsid w:val="004F4426"/>
    <w:rsid w:val="004F5C5C"/>
    <w:rsid w:val="0050187D"/>
    <w:rsid w:val="00501934"/>
    <w:rsid w:val="00520286"/>
    <w:rsid w:val="005470F4"/>
    <w:rsid w:val="00550ADA"/>
    <w:rsid w:val="00551C58"/>
    <w:rsid w:val="0055623F"/>
    <w:rsid w:val="00560779"/>
    <w:rsid w:val="005619B3"/>
    <w:rsid w:val="00571907"/>
    <w:rsid w:val="005852A6"/>
    <w:rsid w:val="00590482"/>
    <w:rsid w:val="00596D6F"/>
    <w:rsid w:val="005A55B2"/>
    <w:rsid w:val="005B34CD"/>
    <w:rsid w:val="005D18E7"/>
    <w:rsid w:val="005D25FF"/>
    <w:rsid w:val="005D3B5F"/>
    <w:rsid w:val="005E0936"/>
    <w:rsid w:val="005E6F93"/>
    <w:rsid w:val="005F3DDB"/>
    <w:rsid w:val="006072E8"/>
    <w:rsid w:val="00656F9D"/>
    <w:rsid w:val="006767E7"/>
    <w:rsid w:val="006774CF"/>
    <w:rsid w:val="00680F1C"/>
    <w:rsid w:val="00681B96"/>
    <w:rsid w:val="00694BEE"/>
    <w:rsid w:val="006A37C6"/>
    <w:rsid w:val="006B0A23"/>
    <w:rsid w:val="006C1684"/>
    <w:rsid w:val="006C687B"/>
    <w:rsid w:val="006D4A0B"/>
    <w:rsid w:val="006E64FD"/>
    <w:rsid w:val="006F72C3"/>
    <w:rsid w:val="00703B8C"/>
    <w:rsid w:val="00704110"/>
    <w:rsid w:val="00711F8C"/>
    <w:rsid w:val="007122A4"/>
    <w:rsid w:val="00716059"/>
    <w:rsid w:val="0073721F"/>
    <w:rsid w:val="00743255"/>
    <w:rsid w:val="007436B2"/>
    <w:rsid w:val="00747478"/>
    <w:rsid w:val="00750157"/>
    <w:rsid w:val="00756DCE"/>
    <w:rsid w:val="0076000D"/>
    <w:rsid w:val="00785CCE"/>
    <w:rsid w:val="00794AE2"/>
    <w:rsid w:val="007A10CD"/>
    <w:rsid w:val="007A2D50"/>
    <w:rsid w:val="007A4C58"/>
    <w:rsid w:val="007B2B64"/>
    <w:rsid w:val="007B3B3B"/>
    <w:rsid w:val="007C2537"/>
    <w:rsid w:val="007C4638"/>
    <w:rsid w:val="007C6C45"/>
    <w:rsid w:val="007E2B10"/>
    <w:rsid w:val="00814A5B"/>
    <w:rsid w:val="00822CD6"/>
    <w:rsid w:val="00825396"/>
    <w:rsid w:val="0083048A"/>
    <w:rsid w:val="008318F0"/>
    <w:rsid w:val="00856799"/>
    <w:rsid w:val="0086427B"/>
    <w:rsid w:val="00865D17"/>
    <w:rsid w:val="0087517E"/>
    <w:rsid w:val="008773A9"/>
    <w:rsid w:val="00877ACA"/>
    <w:rsid w:val="0088120E"/>
    <w:rsid w:val="00881A6B"/>
    <w:rsid w:val="0089788D"/>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FAB"/>
    <w:rsid w:val="0099621B"/>
    <w:rsid w:val="009971F6"/>
    <w:rsid w:val="009A2868"/>
    <w:rsid w:val="009A4000"/>
    <w:rsid w:val="009A66AC"/>
    <w:rsid w:val="009A70E9"/>
    <w:rsid w:val="009B6685"/>
    <w:rsid w:val="009B7421"/>
    <w:rsid w:val="009C1952"/>
    <w:rsid w:val="009C64AF"/>
    <w:rsid w:val="009C6C65"/>
    <w:rsid w:val="009E19F6"/>
    <w:rsid w:val="00A174BB"/>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76A2"/>
    <w:rsid w:val="00AA66D1"/>
    <w:rsid w:val="00AB4BA4"/>
    <w:rsid w:val="00AB66D3"/>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80B4C"/>
    <w:rsid w:val="00B822A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5E4D"/>
    <w:rsid w:val="00D77F23"/>
    <w:rsid w:val="00D95B76"/>
    <w:rsid w:val="00D9767F"/>
    <w:rsid w:val="00DA2DD4"/>
    <w:rsid w:val="00DB143E"/>
    <w:rsid w:val="00DB796D"/>
    <w:rsid w:val="00DC434F"/>
    <w:rsid w:val="00DC4D5A"/>
    <w:rsid w:val="00DC5E6F"/>
    <w:rsid w:val="00DC71DE"/>
    <w:rsid w:val="00DD28B6"/>
    <w:rsid w:val="00DD3121"/>
    <w:rsid w:val="00DD4ABA"/>
    <w:rsid w:val="00DD615B"/>
    <w:rsid w:val="00DD627D"/>
    <w:rsid w:val="00DD767F"/>
    <w:rsid w:val="00DE3277"/>
    <w:rsid w:val="00DE41C1"/>
    <w:rsid w:val="00DF7249"/>
    <w:rsid w:val="00E0032B"/>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F14298"/>
    <w:rsid w:val="00F17F99"/>
    <w:rsid w:val="00F2630D"/>
    <w:rsid w:val="00F34388"/>
    <w:rsid w:val="00F41D72"/>
    <w:rsid w:val="00F52A0E"/>
    <w:rsid w:val="00F67EC0"/>
    <w:rsid w:val="00F849BF"/>
    <w:rsid w:val="00F94250"/>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webSettings" Target="webSetting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8</Pages>
  <Words>3178</Words>
  <Characters>18121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Chris Richardson</cp:lastModifiedBy>
  <cp:revision>21</cp:revision>
  <dcterms:created xsi:type="dcterms:W3CDTF">2019-03-22T22:54:00Z</dcterms:created>
  <dcterms:modified xsi:type="dcterms:W3CDTF">2019-03-23T03:35:00Z</dcterms:modified>
</cp:coreProperties>
</file>