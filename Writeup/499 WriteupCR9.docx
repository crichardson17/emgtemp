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0ECAFF13" w:rsidR="001E650F" w:rsidRDefault="001E650F" w:rsidP="005E6F93">
      <w:pPr>
        <w:rPr>
          <w:ins w:id="0" w:author="Chris Richardson" w:date="2019-04-13T12:12:00Z"/>
          <w:b/>
        </w:rPr>
      </w:pPr>
    </w:p>
    <w:p w14:paraId="1CA83EE4" w14:textId="2FBCB862" w:rsidR="007A177E" w:rsidRPr="007A177E" w:rsidRDefault="007A177E" w:rsidP="005E6F93">
      <w:pPr>
        <w:rPr>
          <w:ins w:id="1" w:author="Chris Richardson" w:date="2019-04-13T12:12:00Z"/>
          <w:rPrChange w:id="2" w:author="Chris Richardson" w:date="2019-04-13T12:12:00Z">
            <w:rPr>
              <w:ins w:id="3" w:author="Chris Richardson" w:date="2019-04-13T12:12:00Z"/>
              <w:b/>
            </w:rPr>
          </w:rPrChange>
        </w:rPr>
      </w:pPr>
      <w:ins w:id="4" w:author="Chris Richardson" w:date="2019-04-13T12:12:00Z">
        <w:r>
          <w:t>[AT SOME POINT ADD AN ABSTRACT IN HERE]</w:t>
        </w:r>
      </w:ins>
    </w:p>
    <w:p w14:paraId="6A2AFC66" w14:textId="77777777" w:rsidR="007A177E" w:rsidRDefault="007A177E" w:rsidP="005E6F93">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06500836" w:rsidR="00CC0380" w:rsidRDefault="009B7421">
      <w:pPr>
        <w:ind w:firstLine="720"/>
      </w:pPr>
      <w:proofErr w:type="spellStart"/>
      <w:r>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r w:rsidR="009C1952">
        <w:t>e.g</w:t>
      </w:r>
      <w:proofErr w:type="spellEnd"/>
      <w:r w:rsidR="009C1952">
        <w:t xml:space="preserve">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proofErr w:type="gramStart"/>
      <w:r w:rsidR="00A71215">
        <w:t>log[</w:t>
      </w:r>
      <w:proofErr w:type="gramEnd"/>
      <w:r w:rsidR="00A71215">
        <w:t xml:space="preserve">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w:t>
      </w:r>
      <w:r w:rsidR="00B16B80">
        <w:lastRenderedPageBreak/>
        <w:t>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r w:rsidR="00EB7523">
        <w:t xml:space="preserve">(1997) </w:t>
      </w:r>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w:t>
      </w:r>
      <w:r w:rsidR="002F3629">
        <w:lastRenderedPageBreak/>
        <w:t xml:space="preserve">simulating this as numerous individual clouds can more accurately represent that. For example, if we observe high electron temperature and low metallicity from </w:t>
      </w:r>
      <w:r w:rsidR="002471C9">
        <w:t>an</w:t>
      </w:r>
      <w:r w:rsidR="002F3629">
        <w:t xml:space="preserve"> NLR, it is likely that the 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lastRenderedPageBreak/>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4F3926"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proofErr w:type="spellEnd"/>
      <w:r w:rsidR="007C4638">
        <w:rPr>
          <w:rFonts w:ascii="Times New Roman" w:eastAsia="Times New Roman" w:hAnsi="Times New Roman" w:cs="Times New Roman"/>
        </w:rPr>
        <w:t>, which is the location of the infrared exponential cutoff in the Big Blue Bump 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6A25348B" w14:textId="3519BE30" w:rsidR="0083048A" w:rsidRPr="0083048A" w:rsidRDefault="00032C9E" w:rsidP="00CA0250">
      <w:pPr>
        <w:rPr>
          <w:rFonts w:ascii="Times New Roman" w:eastAsia="Times New Roman" w:hAnsi="Times New Roman" w:cs="Times New Roman"/>
        </w:rPr>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r w:rsidR="005E0936" w:rsidRPr="00F94384">
        <w:rPr>
          <w:rFonts w:ascii="Times New Roman" w:eastAsia="Times New Roman" w:hAnsi="Times New Roman" w:cs="Times New Roman"/>
          <w:i/>
          <w:iCs/>
          <w:color w:val="000080"/>
          <w:shd w:val="clear" w:color="auto" w:fill="FFFFFF"/>
        </w:rPr>
        <w:t>Z</w:t>
      </w:r>
      <w:proofErr w:type="gramStart"/>
      <w:r w:rsidR="009C1952" w:rsidRPr="00F94384">
        <w:rPr>
          <w:rFonts w:ascii="Segoe UI Symbol" w:hAnsi="Segoe UI Symbol" w:cs="Segoe UI Symbol"/>
          <w:color w:val="222222"/>
          <w:shd w:val="clear" w:color="auto" w:fill="F8F9FA"/>
          <w:vertAlign w:val="subscript"/>
        </w:rPr>
        <w:t>☉</w:t>
      </w:r>
      <w:r w:rsidR="009C1952" w:rsidRPr="00F94384">
        <w:rPr>
          <w:rFonts w:ascii="Times New Roman" w:hAnsi="Times New Roman" w:cs="Times New Roman"/>
          <w:color w:val="222222"/>
          <w:shd w:val="clear" w:color="auto" w:fill="F8F9FA"/>
        </w:rPr>
        <w:t xml:space="preserve"> </w:t>
      </w:r>
      <w:r w:rsidR="00C60431">
        <w:rPr>
          <w:rFonts w:ascii="Times New Roman" w:eastAsia="Times New Roman" w:hAnsi="Times New Roman" w:cs="Times New Roman"/>
        </w:rPr>
        <w:t>,</w:t>
      </w:r>
      <w:proofErr w:type="gramEnd"/>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D46175">
        <w:rPr>
          <w:rFonts w:ascii="Times New Roman" w:eastAsia="Times New Roman" w:hAnsi="Times New Roman" w:cs="Times New Roman"/>
        </w:rPr>
        <w:t xml:space="preserve"> to 2</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proofErr w:type="gramStart"/>
      <w:r w:rsidR="005E0936">
        <w:rPr>
          <w:rFonts w:ascii="Times New Roman" w:eastAsia="Times New Roman" w:hAnsi="Times New Roman" w:cs="Times New Roman"/>
        </w:rPr>
        <w:t>)</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w:t>
      </w:r>
      <w:proofErr w:type="gramEnd"/>
      <w:r w:rsidR="005E0936">
        <w:rPr>
          <w:rFonts w:ascii="Times New Roman" w:eastAsia="Times New Roman" w:hAnsi="Times New Roman" w:cs="Times New Roman"/>
        </w:rPr>
        <w:t xml:space="preserve">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For other elements, [x/H] ~ Z where x 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r w:rsidR="008A72DF">
        <w:rPr>
          <w:rFonts w:ascii="Times New Roman" w:eastAsia="Times New Roman" w:hAnsi="Times New Roman" w:cs="Times New Roman"/>
        </w:rPr>
        <w:t>,</w:t>
      </w:r>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xml:space="preserve">, as well as a size distribution consistent with those along the line of sight of the Trapezium stars in </w:t>
      </w:r>
      <w:r w:rsidR="00AD22D6">
        <w:rPr>
          <w:rFonts w:ascii="Times New Roman" w:eastAsia="Times New Roman" w:hAnsi="Times New Roman" w:cs="Times New Roman"/>
        </w:rPr>
        <w:t xml:space="preserve">the </w:t>
      </w:r>
      <w:r w:rsidR="007A10CD">
        <w:rPr>
          <w:rFonts w:ascii="Times New Roman" w:eastAsia="Times New Roman" w:hAnsi="Times New Roman" w:cs="Times New Roman"/>
        </w:rPr>
        <w:t xml:space="preserve">Orion </w:t>
      </w:r>
      <w:r w:rsidR="00AD22D6">
        <w:rPr>
          <w:rFonts w:ascii="Times New Roman" w:eastAsia="Times New Roman" w:hAnsi="Times New Roman" w:cs="Times New Roman"/>
        </w:rPr>
        <w:t xml:space="preserve">nebula </w:t>
      </w:r>
      <w:r w:rsidR="007A10CD">
        <w:rPr>
          <w:rFonts w:ascii="Times New Roman" w:eastAsia="Times New Roman" w:hAnsi="Times New Roman" w:cs="Times New Roman"/>
        </w:rPr>
        <w:t>(Baldwin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proofErr w:type="spellStart"/>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proofErr w:type="spellEnd"/>
      <w:r w:rsidR="00D65E4D">
        <w:rPr>
          <w:rFonts w:ascii="Times New Roman" w:eastAsia="Times New Roman" w:hAnsi="Times New Roman" w:cs="Times New Roman"/>
        </w:rPr>
        <w:t>)</w:t>
      </w:r>
      <w:r w:rsidR="00CB0209">
        <w:rPr>
          <w:rFonts w:ascii="Times New Roman" w:eastAsia="Times New Roman" w:hAnsi="Times New Roman" w:cs="Times New Roman"/>
        </w:rPr>
        <w:t xml:space="preserve"> </w:t>
      </w:r>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6DF3996F"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 xml:space="preserve">To evaluate our models, we use diagnostic diagrams to plot them on top of the observation data mentioned previously. We use numerous plots to analyze our models, but one of </w:t>
      </w:r>
      <w:r>
        <w:rPr>
          <w:rFonts w:ascii="Times New Roman" w:eastAsia="Times New Roman" w:hAnsi="Times New Roman" w:cs="Times New Roman"/>
        </w:rPr>
        <w:lastRenderedPageBreak/>
        <w:t>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 xml:space="preserve">which neatly separates our data on a plot of </w:t>
      </w:r>
      <w:proofErr w:type="gramStart"/>
      <w:r w:rsidR="00A71215">
        <w:rPr>
          <w:rFonts w:ascii="Times New Roman" w:eastAsia="Times New Roman" w:hAnsi="Times New Roman" w:cs="Times New Roman"/>
        </w:rPr>
        <w:t>log[</w:t>
      </w:r>
      <w:proofErr w:type="gramEnd"/>
      <w:r w:rsidR="00A71215">
        <w:rPr>
          <w:rFonts w:ascii="Times New Roman" w:eastAsia="Times New Roman" w:hAnsi="Times New Roman" w:cs="Times New Roman"/>
        </w:rPr>
        <w:t>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xml:space="preserve">. </w:t>
      </w:r>
      <w:r w:rsidR="00F94384">
        <w:rPr>
          <w:rFonts w:ascii="Times New Roman" w:eastAsia="Times New Roman" w:hAnsi="Times New Roman" w:cs="Times New Roman"/>
        </w:rPr>
        <w:t>We categorize our data into low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mid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&lt;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and high (</w:t>
      </w:r>
      <w:proofErr w:type="spellStart"/>
      <w:proofErr w:type="gram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sidRPr="00F94384">
        <w:rPr>
          <w:rFonts w:ascii="Times New Roman" w:eastAsia="Times New Roman" w:hAnsi="Times New Roman" w:cs="Times New Roman"/>
        </w:rPr>
        <w:t xml:space="preserve"> </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&gt;</w:t>
      </w:r>
      <w:proofErr w:type="gramEnd"/>
      <w:r w:rsidR="00F94384">
        <w:rPr>
          <w:rFonts w:ascii="Times New Roman" w:eastAsia="Times New Roman" w:hAnsi="Times New Roman" w:cs="Times New Roman"/>
        </w:rPr>
        <w:t xml:space="preserve">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temperatures. </w:t>
      </w:r>
      <w:r w:rsidR="00A71215">
        <w:rPr>
          <w:rFonts w:ascii="Times New Roman" w:eastAsia="Times New Roman" w:hAnsi="Times New Roman" w:cs="Times New Roman"/>
        </w:rPr>
        <w:t>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66BEFCE8"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E098B" id="_x0000_t202" coordsize="21600,21600" o:spt="202" path="m,l,21600r21600,l216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" filled="f" stroked="f">
                <v:textbo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v:textbox>
                <w10:wrap type="square"/>
              </v:shape>
            </w:pict>
          </mc:Fallback>
        </mc:AlternateContent>
      </w:r>
      <w:r w:rsidR="00F94384" w:rsidRPr="00F94384">
        <w:rPr>
          <w:rFonts w:ascii="Times New Roman" w:eastAsia="Times New Roman" w:hAnsi="Times New Roman" w:cs="Times New Roman"/>
          <w:noProof/>
        </w:rPr>
        <w:drawing>
          <wp:inline distT="0" distB="0" distL="0" distR="0" wp14:anchorId="73CE005B" wp14:editId="03E13851">
            <wp:extent cx="6109335" cy="22348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00" cy="2239026"/>
                    </a:xfrm>
                    <a:prstGeom prst="rect">
                      <a:avLst/>
                    </a:prstGeom>
                  </pic:spPr>
                </pic:pic>
              </a:graphicData>
            </a:graphic>
          </wp:inline>
        </w:drawing>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4FA0CC4F" w:rsidR="00EB65B7" w:rsidRDefault="00B5363C" w:rsidP="00AE6B52">
      <w:pPr>
        <w:ind w:firstLine="720"/>
        <w:rPr>
          <w:rFonts w:ascii="Times New Roman" w:eastAsia="Times New Roman" w:hAnsi="Times New Roman" w:cs="Times New Roman"/>
        </w:rPr>
      </w:pPr>
      <w:r>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effects of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and </w:t>
      </w:r>
      <w:r w:rsidR="00C7156D" w:rsidRPr="00F94384">
        <w:rPr>
          <w:rFonts w:ascii="Times New Roman" w:eastAsia="Times New Roman" w:hAnsi="Times New Roman" w:cs="Times New Roman"/>
          <w:i/>
        </w:rPr>
        <w:t>U</w:t>
      </w:r>
      <w:r w:rsidR="00C7156D">
        <w:rPr>
          <w:rFonts w:ascii="Times New Roman" w:eastAsia="Times New Roman" w:hAnsi="Times New Roman" w:cs="Times New Roman"/>
        </w:rPr>
        <w:t xml:space="preserve"> variation</w:t>
      </w:r>
      <w:r w:rsidR="0002161D">
        <w:rPr>
          <w:rFonts w:ascii="Times New Roman" w:eastAsia="Times New Roman" w:hAnsi="Times New Roman" w:cs="Times New Roman"/>
        </w:rPr>
        <w:t xml:space="preserve"> on the temperature sensitive [O III]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02161D">
        <w:rPr>
          <w:rFonts w:ascii="Times New Roman" w:eastAsia="Times New Roman" w:hAnsi="Times New Roman" w:cs="Times New Roman"/>
        </w:rPr>
        <w:t xml:space="preserve"> /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4363</w:t>
      </w:r>
      <w:r w:rsidR="00C7156D">
        <w:rPr>
          <w:rFonts w:ascii="Times New Roman" w:eastAsia="Times New Roman" w:hAnsi="Times New Roman" w:cs="Times New Roman"/>
        </w:rPr>
        <w:t xml:space="preserve">. High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can show [O</w:t>
      </w:r>
      <w:r w:rsidR="0002161D">
        <w:rPr>
          <w:rFonts w:ascii="Times New Roman" w:eastAsia="Times New Roman" w:hAnsi="Times New Roman" w:cs="Times New Roman"/>
        </w:rPr>
        <w:t xml:space="preserve"> </w:t>
      </w:r>
      <w:r w:rsidR="00C7156D">
        <w:rPr>
          <w:rFonts w:ascii="Times New Roman" w:eastAsia="Times New Roman" w:hAnsi="Times New Roman" w:cs="Times New Roman"/>
        </w:rPr>
        <w:t xml:space="preserve">III] emission consistent with high </w:t>
      </w:r>
      <w:proofErr w:type="spellStart"/>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r w:rsidR="00D20E85">
        <w:rPr>
          <w:rFonts w:ascii="Times New Roman" w:eastAsia="Times New Roman" w:hAnsi="Times New Roman" w:cs="Times New Roman"/>
        </w:rPr>
        <w:t xml:space="preserve">The free electron carries away the </w:t>
      </w:r>
      <w:r>
        <w:rPr>
          <w:rFonts w:ascii="Times New Roman" w:eastAsia="Times New Roman" w:hAnsi="Times New Roman" w:cs="Times New Roman"/>
        </w:rPr>
        <w:t xml:space="preserve">energy of the incident photon and the excited electron returns to its initial state. </w:t>
      </w:r>
      <w:r w:rsidR="00882100">
        <w:rPr>
          <w:rFonts w:ascii="Times New Roman" w:eastAsia="Times New Roman" w:hAnsi="Times New Roman" w:cs="Times New Roman"/>
        </w:rPr>
        <w:t xml:space="preserve">This effect disproportionally affects OIII </w:t>
      </w:r>
      <w:r w:rsidR="00882100">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882100">
        <w:rPr>
          <w:rFonts w:ascii="Times New Roman" w:eastAsia="Times New Roman" w:hAnsi="Times New Roman" w:cs="Times New Roman"/>
        </w:rPr>
        <w:t xml:space="preserve">, meaning we observe a lower ratio OIII ratio, </w:t>
      </w:r>
      <w:r w:rsidR="003B3F9E">
        <w:rPr>
          <w:rFonts w:ascii="Times New Roman" w:eastAsia="Times New Roman" w:hAnsi="Times New Roman" w:cs="Times New Roman"/>
        </w:rPr>
        <w:t>giving a false high temperature reading.</w:t>
      </w:r>
      <w:r w:rsidR="0002161D">
        <w:rPr>
          <w:rFonts w:ascii="Times New Roman" w:eastAsia="Times New Roman" w:hAnsi="Times New Roman" w:cs="Times New Roman"/>
        </w:rPr>
        <w:t xml:space="preserve"> </w:t>
      </w:r>
      <w:r>
        <w:rPr>
          <w:rFonts w:ascii="Times New Roman" w:eastAsia="Times New Roman" w:hAnsi="Times New Roman" w:cs="Times New Roman"/>
        </w:rPr>
        <w:t xml:space="preserve">Increased U means increased ionizing photon flux, which can correlate to higher </w:t>
      </w:r>
      <w:proofErr w:type="spellStart"/>
      <w:r w:rsidRPr="00B5363C">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sidR="009907DC">
        <w:rPr>
          <w:rFonts w:ascii="Times New Roman" w:eastAsia="Times New Roman" w:hAnsi="Times New Roman" w:cs="Times New Roman"/>
        </w:rPr>
        <w:t>because</w:t>
      </w:r>
      <w:r>
        <w:rPr>
          <w:rFonts w:ascii="Times New Roman" w:eastAsia="Times New Roman" w:hAnsi="Times New Roman" w:cs="Times New Roman"/>
        </w:rPr>
        <w:t xml:space="preserve"> </w:t>
      </w:r>
      <w:r w:rsidR="003B3F9E">
        <w:rPr>
          <w:rFonts w:ascii="Times New Roman" w:eastAsia="Times New Roman" w:hAnsi="Times New Roman" w:cs="Times New Roman"/>
        </w:rPr>
        <w:t xml:space="preserve">this flux </w:t>
      </w:r>
      <w:r w:rsidR="009907DC">
        <w:rPr>
          <w:rFonts w:ascii="Times New Roman" w:eastAsia="Times New Roman" w:hAnsi="Times New Roman" w:cs="Times New Roman"/>
        </w:rPr>
        <w:t>removes</w:t>
      </w:r>
      <w:r w:rsidR="003B3F9E">
        <w:rPr>
          <w:rFonts w:ascii="Times New Roman" w:eastAsia="Times New Roman" w:hAnsi="Times New Roman" w:cs="Times New Roman"/>
        </w:rPr>
        <w:t xml:space="preserve"> electrons and raises the temperature of the electron gas</w:t>
      </w:r>
      <w:r>
        <w:rPr>
          <w:rFonts w:ascii="Times New Roman" w:eastAsia="Times New Roman" w:hAnsi="Times New Roman" w:cs="Times New Roman"/>
        </w:rPr>
        <w:t>.</w:t>
      </w:r>
      <w:r w:rsidR="004F4426">
        <w:rPr>
          <w:rFonts w:ascii="Times New Roman" w:eastAsia="Times New Roman" w:hAnsi="Times New Roman" w:cs="Times New Roman"/>
        </w:rPr>
        <w:t xml:space="preserve"> </w:t>
      </w:r>
      <w:r>
        <w:rPr>
          <w:rFonts w:ascii="Times New Roman" w:eastAsia="Times New Roman" w:hAnsi="Times New Roman" w:cs="Times New Roman"/>
        </w:rPr>
        <w:t xml:space="preserve">To investigate this, </w:t>
      </w:r>
      <w:r w:rsidR="009B6685" w:rsidRPr="00B5363C">
        <w:rPr>
          <w:rFonts w:ascii="Times New Roman" w:eastAsia="Times New Roman" w:hAnsi="Times New Roman" w:cs="Times New Roman"/>
        </w:rPr>
        <w:t>we</w:t>
      </w:r>
      <w:r w:rsidR="009B6685">
        <w:rPr>
          <w:rFonts w:ascii="Times New Roman" w:eastAsia="Times New Roman" w:hAnsi="Times New Roman" w:cs="Times New Roman"/>
        </w:rPr>
        <w:t xml:space="preserve"> run CLOUDY models with </w:t>
      </w:r>
      <w:r w:rsidR="008318F0">
        <w:rPr>
          <w:rFonts w:ascii="Times New Roman" w:eastAsia="Times New Roman" w:hAnsi="Times New Roman" w:cs="Times New Roman"/>
        </w:rPr>
        <w:t xml:space="preserve">log </w:t>
      </w:r>
      <w:r w:rsidR="009B6685">
        <w:rPr>
          <w:rFonts w:ascii="Times New Roman" w:eastAsia="Times New Roman" w:hAnsi="Times New Roman" w:cs="Times New Roman"/>
        </w:rPr>
        <w:t xml:space="preserve">U ranging from </w:t>
      </w:r>
      <w:r w:rsidR="009422EF">
        <w:rPr>
          <w:rFonts w:ascii="Times New Roman" w:eastAsia="Times New Roman" w:hAnsi="Times New Roman" w:cs="Times New Roman"/>
        </w:rPr>
        <w:t>-3.5 to -0.5</w:t>
      </w:r>
      <w:r w:rsidR="00040D0F">
        <w:rPr>
          <w:rFonts w:ascii="Times New Roman" w:eastAsia="Times New Roman" w:hAnsi="Times New Roman" w:cs="Times New Roman"/>
        </w:rPr>
        <w:t xml:space="preserve"> in 0.5</w:t>
      </w:r>
      <w:r w:rsidR="00DB143E">
        <w:rPr>
          <w:rFonts w:ascii="Times New Roman" w:eastAsia="Times New Roman" w:hAnsi="Times New Roman" w:cs="Times New Roman"/>
        </w:rPr>
        <w:t xml:space="preserve"> steps, and </w:t>
      </w:r>
      <w:r w:rsidR="00E87020">
        <w:rPr>
          <w:rFonts w:ascii="Times New Roman" w:eastAsia="Times New Roman" w:hAnsi="Times New Roman" w:cs="Times New Roman"/>
        </w:rPr>
        <w:t>log(</w:t>
      </w:r>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r w:rsidR="00E87020">
        <w:rPr>
          <w:rFonts w:ascii="Times New Roman" w:eastAsia="Times New Roman" w:hAnsi="Times New Roman" w:cs="Times New Roman"/>
        </w:rPr>
        <w:t>)</w:t>
      </w:r>
      <w:r w:rsidR="00325FF6">
        <w:rPr>
          <w:rFonts w:ascii="Times New Roman" w:eastAsia="Times New Roman" w:hAnsi="Times New Roman" w:cs="Times New Roman"/>
        </w:rPr>
        <w:t xml:space="preserve"> </w:t>
      </w:r>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r w:rsidR="00E87020">
        <w:rPr>
          <w:rFonts w:ascii="Times New Roman" w:eastAsia="Times New Roman" w:hAnsi="Times New Roman" w:cs="Times New Roman"/>
        </w:rPr>
        <w:t>1</w:t>
      </w:r>
      <w:r w:rsidR="00DB143E">
        <w:rPr>
          <w:rFonts w:ascii="Times New Roman" w:eastAsia="Times New Roman" w:hAnsi="Times New Roman" w:cs="Times New Roman"/>
        </w:rPr>
        <w:t xml:space="preserve"> to </w:t>
      </w:r>
      <w:r w:rsidR="00E87020">
        <w:rPr>
          <w:rFonts w:ascii="Times New Roman" w:eastAsia="Times New Roman" w:hAnsi="Times New Roman" w:cs="Times New Roman"/>
        </w:rPr>
        <w:t>4</w:t>
      </w:r>
      <w:r w:rsidR="00040D0F">
        <w:rPr>
          <w:rFonts w:ascii="Times New Roman" w:eastAsia="Times New Roman" w:hAnsi="Times New Roman" w:cs="Times New Roman"/>
        </w:rPr>
        <w:t xml:space="preserve"> in 0.5 </w:t>
      </w:r>
      <w:r w:rsidR="00E87020">
        <w:rPr>
          <w:rFonts w:ascii="Times New Roman" w:eastAsia="Times New Roman" w:hAnsi="Times New Roman" w:cs="Times New Roman"/>
        </w:rPr>
        <w:t>steps</w:t>
      </w:r>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w:t>
      </w:r>
      <w:r w:rsidR="00253382">
        <w:rPr>
          <w:rFonts w:ascii="Times New Roman" w:eastAsia="Times New Roman" w:hAnsi="Times New Roman" w:cs="Times New Roman"/>
        </w:rPr>
        <w:t>, which contained log(</w:t>
      </w:r>
      <w:proofErr w:type="spellStart"/>
      <w:r w:rsidR="00253382">
        <w:rPr>
          <w:rFonts w:ascii="Times New Roman" w:eastAsia="Times New Roman" w:hAnsi="Times New Roman" w:cs="Times New Roman"/>
        </w:rPr>
        <w:t>n</w:t>
      </w:r>
      <w:r w:rsidR="00253382">
        <w:rPr>
          <w:rFonts w:ascii="Times New Roman" w:eastAsia="Times New Roman" w:hAnsi="Times New Roman" w:cs="Times New Roman"/>
          <w:vertAlign w:val="subscript"/>
        </w:rPr>
        <w:t>H</w:t>
      </w:r>
      <w:proofErr w:type="spellEnd"/>
      <w:r w:rsidR="00253382">
        <w:rPr>
          <w:rFonts w:ascii="Times New Roman" w:eastAsia="Times New Roman" w:hAnsi="Times New Roman" w:cs="Times New Roman"/>
        </w:rPr>
        <w:t xml:space="preserve">) = </w:t>
      </w:r>
      <w:r w:rsidR="004C26B8">
        <w:rPr>
          <w:rFonts w:ascii="Times New Roman" w:eastAsia="Times New Roman" w:hAnsi="Times New Roman" w:cs="Times New Roman"/>
        </w:rPr>
        <w:t>1.0 and log(U) = -0.5,</w:t>
      </w:r>
      <w:r w:rsidR="00DB143E">
        <w:rPr>
          <w:rFonts w:ascii="Times New Roman" w:eastAsia="Times New Roman" w:hAnsi="Times New Roman" w:cs="Times New Roman"/>
        </w:rPr>
        <w:t xml:space="preserve"> barely </w:t>
      </w:r>
      <w:r w:rsidR="00DB143E">
        <w:rPr>
          <w:rFonts w:ascii="Times New Roman" w:eastAsia="Times New Roman" w:hAnsi="Times New Roman" w:cs="Times New Roman"/>
        </w:rPr>
        <w:lastRenderedPageBreak/>
        <w:t>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w:t>
      </w:r>
      <w:r w:rsidR="004C26B8">
        <w:rPr>
          <w:rFonts w:ascii="Times New Roman" w:eastAsia="Times New Roman" w:hAnsi="Times New Roman" w:cs="Times New Roman"/>
        </w:rPr>
        <w:t xml:space="preserve"> using log(U) &lt; -1.0</w:t>
      </w:r>
      <w:r w:rsidR="00DB143E">
        <w:rPr>
          <w:rFonts w:ascii="Times New Roman" w:eastAsia="Times New Roman" w:hAnsi="Times New Roman" w:cs="Times New Roman"/>
        </w:rPr>
        <w:t xml:space="preserve"> </w:t>
      </w:r>
      <w:r w:rsidR="00525A8C">
        <w:rPr>
          <w:rFonts w:ascii="Times New Roman" w:eastAsia="Times New Roman" w:hAnsi="Times New Roman" w:cs="Times New Roman"/>
        </w:rPr>
        <w:t xml:space="preserve">and all </w:t>
      </w:r>
      <w:proofErr w:type="spellStart"/>
      <w:r w:rsidR="00525A8C" w:rsidRPr="00525A8C">
        <w:rPr>
          <w:rFonts w:ascii="Times New Roman" w:eastAsia="Times New Roman" w:hAnsi="Times New Roman" w:cs="Times New Roman"/>
        </w:rPr>
        <w:t>n</w:t>
      </w:r>
      <w:r w:rsidR="00525A8C">
        <w:rPr>
          <w:rFonts w:ascii="Times New Roman" w:eastAsia="Times New Roman" w:hAnsi="Times New Roman" w:cs="Times New Roman"/>
          <w:vertAlign w:val="subscript"/>
        </w:rPr>
        <w:t>H</w:t>
      </w:r>
      <w:proofErr w:type="spellEnd"/>
      <w:r w:rsidR="00525A8C">
        <w:rPr>
          <w:rFonts w:ascii="Times New Roman" w:eastAsia="Times New Roman" w:hAnsi="Times New Roman" w:cs="Times New Roman"/>
        </w:rPr>
        <w:t xml:space="preserve"> values </w:t>
      </w:r>
      <w:r w:rsidR="00DB143E" w:rsidRPr="00525A8C">
        <w:rPr>
          <w:rFonts w:ascii="Times New Roman" w:eastAsia="Times New Roman" w:hAnsi="Times New Roman" w:cs="Times New Roman"/>
        </w:rPr>
        <w:t>match</w:t>
      </w:r>
      <w:r w:rsidR="00DB143E">
        <w:rPr>
          <w:rFonts w:ascii="Times New Roman" w:eastAsia="Times New Roman" w:hAnsi="Times New Roman" w:cs="Times New Roman"/>
        </w:rPr>
        <w:t xml:space="preserve"> about half of our high temperature AGN on our BPT Diagram</w:t>
      </w:r>
      <w:r w:rsidR="00EC4A45">
        <w:rPr>
          <w:rFonts w:ascii="Times New Roman" w:eastAsia="Times New Roman" w:hAnsi="Times New Roman" w:cs="Times New Roman"/>
        </w:rPr>
        <w:t xml:space="preserve"> </w:t>
      </w:r>
      <w:r w:rsidR="00DB143E">
        <w:rPr>
          <w:rFonts w:ascii="Times New Roman" w:eastAsia="Times New Roman" w:hAnsi="Times New Roman" w:cs="Times New Roman"/>
        </w:rPr>
        <w:t xml:space="preserve">and 90% of all AGN on our density diagnostic, but </w:t>
      </w:r>
      <w:del w:id="5" w:author="Chris Richardson" w:date="2019-04-13T15:40:00Z">
        <w:r w:rsidR="00DB143E"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the</w:t>
      </w:r>
      <w:r w:rsidR="005E1416">
        <w:rPr>
          <w:rFonts w:ascii="Times New Roman" w:eastAsia="Times New Roman" w:hAnsi="Times New Roman" w:cs="Times New Roman"/>
        </w:rPr>
        <w:t xml:space="preserve"> </w:t>
      </w:r>
      <w:r w:rsidR="00DB143E">
        <w:rPr>
          <w:rFonts w:ascii="Times New Roman" w:eastAsia="Times New Roman" w:hAnsi="Times New Roman" w:cs="Times New Roman"/>
        </w:rPr>
        <w:t xml:space="preserve">temperature diagnostic shows that we are far from the highest temperature galaxies in our data set. </w:t>
      </w:r>
      <w:ins w:id="6" w:author="Chris Richardson" w:date="2019-04-13T15:30:00Z">
        <w:r w:rsidR="00FA7885">
          <w:rPr>
            <w:rFonts w:ascii="Times New Roman" w:eastAsia="Times New Roman" w:hAnsi="Times New Roman" w:cs="Times New Roman"/>
          </w:rPr>
          <w:t>[WHAT VALUE DID YOU USE FOR Z FOR THESE SIMS? WHY DID YOU PICK IT?]</w:t>
        </w:r>
      </w:ins>
    </w:p>
    <w:p w14:paraId="66FCE4AD" w14:textId="77777777" w:rsidR="00D24023" w:rsidRDefault="00D24023" w:rsidP="00AE6B52">
      <w:pPr>
        <w:ind w:firstLine="720"/>
        <w:rPr>
          <w:rFonts w:ascii="Times New Roman" w:eastAsia="Times New Roman" w:hAnsi="Times New Roman" w:cs="Times New Roman"/>
        </w:rPr>
      </w:pPr>
    </w:p>
    <w:p w14:paraId="0EDDAE52" w14:textId="62A59E12" w:rsidR="00D24023" w:rsidRDefault="0007748A" w:rsidP="00F94384">
      <w:pPr>
        <w:rPr>
          <w:rFonts w:ascii="Times New Roman" w:eastAsia="Times New Roman" w:hAnsi="Times New Roman" w:cs="Times New Roman"/>
        </w:rPr>
      </w:pPr>
      <w:r w:rsidRPr="0007748A">
        <w:rPr>
          <w:rFonts w:ascii="Times New Roman" w:eastAsia="Times New Roman" w:hAnsi="Times New Roman" w:cs="Times New Roman"/>
          <w:noProof/>
        </w:rPr>
        <mc:AlternateContent>
          <mc:Choice Requires="wpg">
            <w:drawing>
              <wp:inline distT="0" distB="0" distL="0" distR="0" wp14:anchorId="06AE10CE" wp14:editId="7B80B0D1">
                <wp:extent cx="5943600" cy="2003825"/>
                <wp:effectExtent l="0" t="0" r="0" b="3175"/>
                <wp:docPr id="30" name="Group 1"/>
                <wp:cNvGraphicFramePr/>
                <a:graphic xmlns:a="http://schemas.openxmlformats.org/drawingml/2006/main">
                  <a:graphicData uri="http://schemas.microsoft.com/office/word/2010/wordprocessingGroup">
                    <wpg:wgp>
                      <wpg:cNvGrpSpPr/>
                      <wpg:grpSpPr>
                        <a:xfrm>
                          <a:off x="0" y="0"/>
                          <a:ext cx="5943600" cy="2003825"/>
                          <a:chOff x="0" y="0"/>
                          <a:chExt cx="10954892" cy="3693199"/>
                        </a:xfrm>
                      </wpg:grpSpPr>
                      <wpg:grpSp>
                        <wpg:cNvPr id="31" name="Group 31"/>
                        <wpg:cNvGrpSpPr/>
                        <wpg:grpSpPr>
                          <a:xfrm>
                            <a:off x="0" y="0"/>
                            <a:ext cx="10954892" cy="3693199"/>
                            <a:chOff x="0" y="0"/>
                            <a:chExt cx="10954892" cy="3693199"/>
                          </a:xfrm>
                        </wpg:grpSpPr>
                        <pic:pic xmlns:pic="http://schemas.openxmlformats.org/drawingml/2006/picture">
                          <pic:nvPicPr>
                            <pic:cNvPr id="32" name="Picture 32"/>
                            <pic:cNvPicPr>
                              <a:picLocks noChangeAspect="1"/>
                            </pic:cNvPicPr>
                          </pic:nvPicPr>
                          <pic:blipFill>
                            <a:blip r:embed="rId8"/>
                            <a:stretch>
                              <a:fillRect/>
                            </a:stretch>
                          </pic:blipFill>
                          <pic:spPr>
                            <a:xfrm>
                              <a:off x="0" y="0"/>
                              <a:ext cx="9720072" cy="3693199"/>
                            </a:xfrm>
                            <a:prstGeom prst="rect">
                              <a:avLst/>
                            </a:prstGeom>
                          </pic:spPr>
                        </pic:pic>
                        <pic:pic xmlns:pic="http://schemas.openxmlformats.org/drawingml/2006/picture">
                          <pic:nvPicPr>
                            <pic:cNvPr id="33" name="Picture 33"/>
                            <pic:cNvPicPr>
                              <a:picLocks noChangeAspect="1"/>
                            </pic:cNvPicPr>
                          </pic:nvPicPr>
                          <pic:blipFill>
                            <a:blip r:embed="rId9"/>
                            <a:stretch>
                              <a:fillRect/>
                            </a:stretch>
                          </pic:blipFill>
                          <pic:spPr>
                            <a:xfrm>
                              <a:off x="9411890" y="2007438"/>
                              <a:ext cx="1543002" cy="971059"/>
                            </a:xfrm>
                            <a:prstGeom prst="rect">
                              <a:avLst/>
                            </a:prstGeom>
                          </pic:spPr>
                        </pic:pic>
                        <pic:pic xmlns:pic="http://schemas.openxmlformats.org/drawingml/2006/picture">
                          <pic:nvPicPr>
                            <pic:cNvPr id="34" name="Picture 34"/>
                            <pic:cNvPicPr>
                              <a:picLocks noChangeAspect="1"/>
                            </pic:cNvPicPr>
                          </pic:nvPicPr>
                          <pic:blipFill>
                            <a:blip r:embed="rId10"/>
                            <a:stretch>
                              <a:fillRect/>
                            </a:stretch>
                          </pic:blipFill>
                          <pic:spPr>
                            <a:xfrm>
                              <a:off x="9411889" y="213862"/>
                              <a:ext cx="1543003" cy="1793576"/>
                            </a:xfrm>
                            <a:prstGeom prst="rect">
                              <a:avLst/>
                            </a:prstGeom>
                          </pic:spPr>
                        </pic:pic>
                      </wpg:grpSp>
                      <pic:pic xmlns:pic="http://schemas.openxmlformats.org/drawingml/2006/picture">
                        <pic:nvPicPr>
                          <pic:cNvPr id="35" name="Picture 35"/>
                          <pic:cNvPicPr>
                            <a:picLocks noChangeAspect="1"/>
                          </pic:cNvPicPr>
                        </pic:nvPicPr>
                        <pic:blipFill>
                          <a:blip r:embed="rId11"/>
                          <a:stretch>
                            <a:fillRect/>
                          </a:stretch>
                        </pic:blipFill>
                        <pic:spPr>
                          <a:xfrm>
                            <a:off x="5566111" y="2102388"/>
                            <a:ext cx="477795" cy="781157"/>
                          </a:xfrm>
                          <a:prstGeom prst="rect">
                            <a:avLst/>
                          </a:prstGeom>
                        </pic:spPr>
                      </pic:pic>
                    </wpg:wgp>
                  </a:graphicData>
                </a:graphic>
              </wp:inline>
            </w:drawing>
          </mc:Choice>
          <mc:Fallback xmlns:mv="urn:schemas-microsoft-com:mac:vml" xmlns:mo="http://schemas.microsoft.com/office/mac/office/2008/main">
            <w:pict>
              <v:group w14:anchorId="61BA5EA7" id="Group 1" o:spid="_x0000_s1026" style="width:468pt;height:157.8pt;mso-position-horizontal-relative:char;mso-position-vertical-relative:line" coordsize="10954892,369319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d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">
                <v:group id="Group 31" o:spid="_x0000_s1027" style="position:absolute;width:10954892;height:3693199" coordsize="10954892,36931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width:9720072;height:36931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R&#10;2LvEAAAA2wAAAA8AAABkcnMvZG93bnJldi54bWxEj0FrwkAUhO+F/oflFbzpphFbja5SBEErHrQe&#10;PD6zzySYfRt2VxP/fbcg9DjMzDfMbNGZWtzJ+cqygvdBAoI4t7riQsHxZ9Ufg/ABWWNtmRQ8yMNi&#10;/voyw0zblvd0P4RCRAj7DBWUITSZlD4vyaAf2IY4ehfrDIYoXSG1wzbCTS3TJPmQBiuOCyU2tCwp&#10;vx5uRsGoSuX3zp/Pm7BMXDs5bbfj4lOp3lv3NQURqAv/4Wd7rRUMU/j7En+An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kR2LvEAAAA2wAAAA8AAAAAAAAAAAAAAAAAnAIA&#10;AGRycy9kb3ducmV2LnhtbFBLBQYAAAAABAAEAPcAAACNAwAAAAA=&#10;">
                    <v:imagedata r:id="rId12" o:title=""/>
                    <v:path arrowok="t"/>
                  </v:shape>
                  <v:shape id="Picture 33" o:spid="_x0000_s1029" type="#_x0000_t75" style="position:absolute;left:9411890;top:2007438;width:1543002;height:9710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P&#10;SUHCAAAA2wAAAA8AAABkcnMvZG93bnJldi54bWxEj0+LwjAUxO8LfofwBG9rahVZqlFEWBX04h/Y&#10;66N5NsXmpTRZrX56Iwgeh5n5DTOdt7YSV2p86VjBoJ+AIM6dLrlQcDr+fv+A8AFZY+WYFNzJw3zW&#10;+Zpipt2N93Q9hEJECPsMFZgQ6kxKnxuy6PuuJo7e2TUWQ5RNIXWDtwi3lUyTZCwtlhwXDNa0NJRf&#10;Dv9WwcX+LcanY7obrdNtkI98tDMrp1Sv2y4mIAK14RN+tzdawXAIry/xB8jZ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z0lBwgAAANsAAAAPAAAAAAAAAAAAAAAAAJwCAABk&#10;cnMvZG93bnJldi54bWxQSwUGAAAAAAQABAD3AAAAiwMAAAAA&#10;">
                    <v:imagedata r:id="rId13" o:title=""/>
                    <v:path arrowok="t"/>
                  </v:shape>
                  <v:shape id="Picture 34" o:spid="_x0000_s1030" type="#_x0000_t75" style="position:absolute;left:9411889;top:213862;width:1543003;height:17935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s&#10;U4LDAAAA2wAAAA8AAABkcnMvZG93bnJldi54bWxEj9GKwjAURN8F/yFcYd80dVdFqlFkZWF9Uat+&#10;wKW5tsXmpjax1v36jSD4OMzMGWa+bE0pGqpdYVnBcBCBIE6tLjhTcDr+9KcgnEfWWFomBQ9ysFx0&#10;O3OMtb1zQs3BZyJA2MWoIPe+iqV0aU4G3cBWxME729qgD7LOpK7xHuCmlJ9RNJEGCw4LOVb0nVN6&#10;OdyMgstVNn/T0Wa339kk3WdNRdv1WKmPXruagfDU+nf41f7VCr5G8PwSfoBc/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yxTgsMAAADbAAAADwAAAAAAAAAAAAAAAACcAgAA&#10;ZHJzL2Rvd25yZXYueG1sUEsFBgAAAAAEAAQA9wAAAIwDAAAAAA==&#10;">
                    <v:imagedata r:id="rId14" o:title=""/>
                    <v:path arrowok="t"/>
                  </v:shape>
                </v:group>
                <v:shape id="Picture 35" o:spid="_x0000_s1031" type="#_x0000_t75" style="position:absolute;left:5566111;top:2102388;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8a&#10;Cl/EAAAA2wAAAA8AAABkcnMvZG93bnJldi54bWxEj0FrAjEUhO9C/0N4BW+aqFS2W6OIIEiLB9dC&#10;6e2xeW5WNy/LJur235tCocdhZr5hFqveNeJGXag9a5iMFQji0puaKw2fx+0oAxEissHGM2n4oQCr&#10;5dNggbnxdz7QrYiVSBAOOWqwMba5lKG05DCMfUucvJPvHMYku0qaDu8J7ho5VWouHdacFiy2tLFU&#10;Xoqr0/A9yc6Zekf/cXqdfdnd/nwp1FHr4XO/fgMRqY//4b/2zmiYvcDvl/QD5PI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8aCl/EAAAA2wAAAA8AAAAAAAAAAAAAAAAAnAIA&#10;AGRycy9kb3ducmV2LnhtbFBLBQYAAAAABAAEAPcAAACNAwAAAAA=&#10;">
                  <v:imagedata r:id="rId15" o:title=""/>
                  <v:path arrowok="t"/>
                </v:shape>
                <w10:anchorlock/>
              </v:group>
            </w:pict>
          </mc:Fallback>
        </mc:AlternateContent>
      </w:r>
    </w:p>
    <w:p w14:paraId="18D6F2C7" w14:textId="6689E4D9" w:rsidR="00DB143E" w:rsidRDefault="009A4000" w:rsidP="00DB143E">
      <w:pPr>
        <w:rPr>
          <w:rFonts w:ascii="Times New Roman" w:eastAsia="Times New Roman" w:hAnsi="Times New Roman" w:cs="Times New Roman"/>
        </w:rPr>
      </w:pPr>
      <w:r>
        <w:rPr>
          <w:rFonts w:ascii="Times New Roman" w:eastAsia="Times New Roman" w:hAnsi="Times New Roman" w:cs="Times New Roman"/>
        </w:rPr>
        <w:t xml:space="preserve">Figure 2: BPT Diagram and Temperature Diagnostic diagram with a model featuring 1 &lt;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H</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&lt; 4 and -3.5 &lt; log U &lt; -0.5</w:t>
      </w:r>
      <w:ins w:id="7" w:author="Chris Richardson" w:date="2019-04-13T15:20:00Z">
        <w:r w:rsidR="00643463">
          <w:rPr>
            <w:rFonts w:ascii="Times New Roman" w:eastAsia="Times New Roman" w:hAnsi="Times New Roman" w:cs="Times New Roman"/>
          </w:rPr>
          <w:t xml:space="preserve"> [Add a description of the S II plot here]</w:t>
        </w:r>
      </w:ins>
      <w:del w:id="8" w:author="Chris Richardson" w:date="2019-04-13T15:20:00Z">
        <w:r w:rsidR="000B0BD4" w:rsidDel="00643463">
          <w:rPr>
            <w:rFonts w:ascii="Times New Roman" w:eastAsia="Times New Roman" w:hAnsi="Times New Roman" w:cs="Times New Roman"/>
          </w:rPr>
          <w:delText xml:space="preserve"> </w:delText>
        </w:r>
      </w:del>
      <w:del w:id="9" w:author="Emmett Jenkins" w:date="2019-04-12T16:17:00Z">
        <w:r w:rsidR="000B0BD4" w:rsidDel="00F94384">
          <w:rPr>
            <w:rFonts w:ascii="Times New Roman" w:eastAsia="Times New Roman" w:hAnsi="Times New Roman" w:cs="Times New Roman"/>
          </w:rPr>
          <w:delText>(Switch to Te high, low, mid, and include descriptions in caption)</w:delText>
        </w:r>
        <w:r w:rsidR="00EC4A45" w:rsidDel="00F94384">
          <w:rPr>
            <w:rFonts w:ascii="Times New Roman" w:eastAsia="Times New Roman" w:hAnsi="Times New Roman" w:cs="Times New Roman"/>
          </w:rPr>
          <w:delText xml:space="preserve"> [Remember to move the legends outside, zoom in on the area of interest, add the density diagnostic</w:delText>
        </w:r>
        <w:r w:rsidR="000B3A1A" w:rsidDel="00F94384">
          <w:rPr>
            <w:rFonts w:ascii="Times New Roman" w:eastAsia="Times New Roman" w:hAnsi="Times New Roman" w:cs="Times New Roman"/>
          </w:rPr>
          <w:delText>, and add color maps</w:delText>
        </w:r>
        <w:r w:rsidR="00EC4A45" w:rsidDel="00F94384">
          <w:rPr>
            <w:rFonts w:ascii="Times New Roman" w:eastAsia="Times New Roman" w:hAnsi="Times New Roman" w:cs="Times New Roman"/>
          </w:rPr>
          <w:delText>]</w:delText>
        </w:r>
      </w:del>
    </w:p>
    <w:p w14:paraId="4389101B" w14:textId="35523C2C" w:rsidR="009A4000" w:rsidRDefault="009A4000" w:rsidP="00DB143E">
      <w:pPr>
        <w:rPr>
          <w:ins w:id="10" w:author="Chris Richardson" w:date="2019-04-13T15:10:00Z"/>
          <w:rFonts w:ascii="Times New Roman" w:eastAsia="Times New Roman" w:hAnsi="Times New Roman" w:cs="Times New Roman"/>
        </w:rPr>
      </w:pPr>
    </w:p>
    <w:p w14:paraId="2EDB3FC6" w14:textId="046247F1" w:rsidR="004307B9" w:rsidRPr="004307B9" w:rsidRDefault="004307B9" w:rsidP="00DB143E">
      <w:pPr>
        <w:rPr>
          <w:ins w:id="11" w:author="Chris Richardson" w:date="2019-04-13T15:10:00Z"/>
          <w:rFonts w:ascii="Times New Roman" w:eastAsia="Times New Roman" w:hAnsi="Times New Roman" w:cs="Times New Roman"/>
        </w:rPr>
      </w:pPr>
      <w:ins w:id="12" w:author="Chris Richardson" w:date="2019-04-13T15:11:00Z">
        <w:r>
          <w:rPr>
            <w:rFonts w:ascii="Times New Roman" w:eastAsia="Times New Roman" w:hAnsi="Times New Roman" w:cs="Times New Roman"/>
          </w:rPr>
          <w:t>[Looking great!</w:t>
        </w:r>
      </w:ins>
      <w:ins w:id="13" w:author="Chris Richardson" w:date="2019-04-13T15:16:00Z">
        <w:r>
          <w:rPr>
            <w:rFonts w:ascii="Times New Roman" w:eastAsia="Times New Roman" w:hAnsi="Times New Roman" w:cs="Times New Roman"/>
          </w:rPr>
          <w:t xml:space="preserve"> You can change the x-axis tick labels by changing the command that looks like this: </w:t>
        </w:r>
        <w:proofErr w:type="spellStart"/>
        <w:proofErr w:type="gramStart"/>
        <w:r w:rsidRPr="004307B9">
          <w:rPr>
            <w:rFonts w:ascii="Times New Roman" w:eastAsia="Times New Roman" w:hAnsi="Times New Roman" w:cs="Times New Roman"/>
          </w:rPr>
          <w:t>plt.xticks</w:t>
        </w:r>
        <w:proofErr w:type="spellEnd"/>
        <w:proofErr w:type="gramEnd"/>
        <w:r w:rsidRPr="004307B9">
          <w:rPr>
            <w:rFonts w:ascii="Times New Roman" w:eastAsia="Times New Roman" w:hAnsi="Times New Roman" w:cs="Times New Roman"/>
          </w:rPr>
          <w:t>([-2.5,-2.0,-1.5,-1.0])</w:t>
        </w:r>
      </w:ins>
      <w:ins w:id="14" w:author="Chris Richardson" w:date="2019-04-13T15:17:00Z">
        <w:r>
          <w:rPr>
            <w:rFonts w:ascii="Times New Roman" w:eastAsia="Times New Roman" w:hAnsi="Times New Roman" w:cs="Times New Roman"/>
          </w:rPr>
          <w:t xml:space="preserve">…or you can add it each subplot section. You can change the color map label to </w:t>
        </w:r>
        <w:proofErr w:type="spellStart"/>
        <w:r>
          <w:rPr>
            <w:rFonts w:ascii="Times New Roman" w:eastAsia="Times New Roman" w:hAnsi="Times New Roman" w:cs="Times New Roman"/>
            <w:i/>
          </w:rPr>
          <w:t>n</w:t>
        </w:r>
        <w:r w:rsidRPr="00A946E2">
          <w:rPr>
            <w:rFonts w:ascii="Times New Roman" w:eastAsia="Times New Roman" w:hAnsi="Times New Roman" w:cs="Times New Roman"/>
            <w:vertAlign w:val="subscript"/>
            <w:rPrChange w:id="15" w:author="Chris Richardson" w:date="2019-04-13T15:18:00Z">
              <w:rPr>
                <w:rFonts w:ascii="Times New Roman" w:eastAsia="Times New Roman" w:hAnsi="Times New Roman" w:cs="Times New Roman"/>
              </w:rPr>
            </w:rPrChange>
          </w:rPr>
          <w:t>H</w:t>
        </w:r>
      </w:ins>
      <w:proofErr w:type="spellEnd"/>
      <w:ins w:id="16" w:author="Chris Richardson" w:date="2019-04-13T15:18:00Z">
        <w:r w:rsidR="00A946E2" w:rsidRPr="00A946E2">
          <w:rPr>
            <w:rFonts w:ascii="Times New Roman" w:eastAsia="Times New Roman" w:hAnsi="Times New Roman" w:cs="Times New Roman"/>
            <w:rPrChange w:id="17" w:author="Chris Richardson" w:date="2019-04-13T15:19:00Z">
              <w:rPr>
                <w:rFonts w:ascii="Times New Roman" w:eastAsia="Times New Roman" w:hAnsi="Times New Roman" w:cs="Times New Roman"/>
                <w:vertAlign w:val="subscript"/>
              </w:rPr>
            </w:rPrChange>
          </w:rPr>
          <w:t xml:space="preserve"> </w:t>
        </w:r>
      </w:ins>
      <w:ins w:id="18" w:author="Chris Richardson" w:date="2019-04-13T15:19:00Z">
        <w:r w:rsidR="00A946E2">
          <w:rPr>
            <w:rFonts w:ascii="Times New Roman" w:eastAsia="Times New Roman" w:hAnsi="Times New Roman" w:cs="Times New Roman"/>
          </w:rPr>
          <w:t xml:space="preserve">instead of </w:t>
        </w:r>
        <w:proofErr w:type="spellStart"/>
        <w:r w:rsidR="00A946E2">
          <w:rPr>
            <w:rFonts w:ascii="Times New Roman" w:eastAsia="Times New Roman" w:hAnsi="Times New Roman" w:cs="Times New Roman"/>
          </w:rPr>
          <w:t>hden</w:t>
        </w:r>
        <w:proofErr w:type="spellEnd"/>
        <w:r w:rsidR="00A946E2">
          <w:rPr>
            <w:rFonts w:ascii="Times New Roman" w:eastAsia="Times New Roman" w:hAnsi="Times New Roman" w:cs="Times New Roman"/>
          </w:rPr>
          <w:t>.]</w:t>
        </w:r>
      </w:ins>
      <w:ins w:id="19" w:author="Chris Richardson" w:date="2019-04-13T15:17:00Z">
        <w:r>
          <w:rPr>
            <w:rFonts w:ascii="Times New Roman" w:eastAsia="Times New Roman" w:hAnsi="Times New Roman" w:cs="Times New Roman"/>
          </w:rPr>
          <w:t xml:space="preserve"> </w:t>
        </w:r>
      </w:ins>
    </w:p>
    <w:p w14:paraId="6F309FB2" w14:textId="77777777" w:rsidR="004307B9" w:rsidRDefault="004307B9" w:rsidP="00DB143E">
      <w:pPr>
        <w:rPr>
          <w:rFonts w:ascii="Times New Roman" w:eastAsia="Times New Roman" w:hAnsi="Times New Roman" w:cs="Times New Roman"/>
        </w:rPr>
      </w:pPr>
    </w:p>
    <w:p w14:paraId="3A91CFD5" w14:textId="23976031"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310225ED" w:rsidR="00DB143E" w:rsidRDefault="00DB143E" w:rsidP="00DB143E">
      <w:pPr>
        <w:rPr>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r w:rsidR="007436B2">
        <w:rPr>
          <w:rFonts w:ascii="Times New Roman" w:eastAsia="Times New Roman" w:hAnsi="Times New Roman" w:cs="Times New Roman"/>
        </w:rPr>
        <w:t xml:space="preserve"> </w:t>
      </w:r>
      <w:r w:rsidR="00B73B0F">
        <w:rPr>
          <w:rFonts w:ascii="Times New Roman" w:eastAsia="Times New Roman" w:hAnsi="Times New Roman" w:cs="Times New Roman"/>
        </w:rPr>
        <w:t xml:space="preserve">Metals have a cooling effect on the gas, </w:t>
      </w:r>
      <w:r w:rsidR="00574219">
        <w:rPr>
          <w:rFonts w:ascii="Times New Roman" w:eastAsia="Times New Roman" w:hAnsi="Times New Roman" w:cs="Times New Roman"/>
        </w:rPr>
        <w:t xml:space="preserve">because they </w:t>
      </w:r>
      <w:proofErr w:type="spellStart"/>
      <w:r w:rsidR="00F520F8">
        <w:rPr>
          <w:rFonts w:ascii="Times New Roman" w:eastAsia="Times New Roman" w:hAnsi="Times New Roman" w:cs="Times New Roman"/>
        </w:rPr>
        <w:t>collisionally</w:t>
      </w:r>
      <w:proofErr w:type="spellEnd"/>
      <w:r w:rsidR="00F520F8">
        <w:rPr>
          <w:rFonts w:ascii="Times New Roman" w:eastAsia="Times New Roman" w:hAnsi="Times New Roman" w:cs="Times New Roman"/>
        </w:rPr>
        <w:t xml:space="preserve"> excite but then radiate away that energy through photon emission, causing the </w:t>
      </w:r>
      <w:proofErr w:type="spellStart"/>
      <w:r w:rsidR="00525A8C">
        <w:rPr>
          <w:rFonts w:ascii="Times New Roman" w:eastAsia="Times New Roman" w:hAnsi="Times New Roman" w:cs="Times New Roman"/>
          <w:i/>
        </w:rPr>
        <w:t>T</w:t>
      </w:r>
      <w:r w:rsidR="00525A8C">
        <w:rPr>
          <w:rFonts w:ascii="Times New Roman" w:eastAsia="Times New Roman" w:hAnsi="Times New Roman" w:cs="Times New Roman"/>
          <w:i/>
          <w:vertAlign w:val="subscript"/>
        </w:rPr>
        <w:t>e</w:t>
      </w:r>
      <w:proofErr w:type="spellEnd"/>
      <w:r w:rsidR="00525A8C">
        <w:rPr>
          <w:rFonts w:ascii="Times New Roman" w:eastAsia="Times New Roman" w:hAnsi="Times New Roman" w:cs="Times New Roman"/>
        </w:rPr>
        <w:t xml:space="preserve"> </w:t>
      </w:r>
      <w:r w:rsidR="00F520F8">
        <w:rPr>
          <w:rFonts w:ascii="Times New Roman" w:eastAsia="Times New Roman" w:hAnsi="Times New Roman" w:cs="Times New Roman"/>
        </w:rPr>
        <w:t>to decrease.</w:t>
      </w:r>
      <w:r>
        <w:rPr>
          <w:rFonts w:ascii="Times New Roman" w:eastAsia="Times New Roman" w:hAnsi="Times New Roman" w:cs="Times New Roman"/>
        </w:rPr>
        <w:t xml:space="preserve"> We ran models with </w:t>
      </w:r>
      <w:r w:rsidR="00525A8C">
        <w:rPr>
          <w:rFonts w:ascii="Times New Roman" w:eastAsia="Times New Roman" w:hAnsi="Times New Roman" w:cs="Times New Roman"/>
          <w:i/>
          <w:iCs/>
          <w:color w:val="000080"/>
          <w:shd w:val="clear" w:color="auto" w:fill="FFFFFF"/>
        </w:rPr>
        <w:t xml:space="preserve">Z </w:t>
      </w:r>
      <w:r>
        <w:rPr>
          <w:rFonts w:ascii="Times New Roman" w:eastAsia="Times New Roman" w:hAnsi="Times New Roman" w:cs="Times New Roman"/>
        </w:rPr>
        <w:t>ranging from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U from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 xml:space="preserve">-3.5) to log(-0.5) in 0.5 steps. Plotting these models reveals that </w:t>
      </w:r>
      <w:r w:rsidR="00040D0F">
        <w:rPr>
          <w:rFonts w:ascii="Times New Roman" w:eastAsia="Times New Roman" w:hAnsi="Times New Roman" w:cs="Times New Roman"/>
        </w:rPr>
        <w:t>we match nearly all of our high temperature AGN on the BPT Diagram</w:t>
      </w:r>
      <w:r w:rsidR="00D0352B">
        <w:rPr>
          <w:rFonts w:ascii="Times New Roman" w:eastAsia="Times New Roman" w:hAnsi="Times New Roman" w:cs="Times New Roman"/>
        </w:rPr>
        <w:t xml:space="preserve"> [</w:t>
      </w:r>
      <w:r w:rsidR="005042CB">
        <w:rPr>
          <w:rFonts w:ascii="Times New Roman" w:eastAsia="Times New Roman" w:hAnsi="Times New Roman" w:cs="Times New Roman"/>
        </w:rPr>
        <w:t xml:space="preserve">On the BPT the high temperature AGN span all Z values, but </w:t>
      </w:r>
      <w:r w:rsidR="00AD22D6">
        <w:rPr>
          <w:rFonts w:ascii="Times New Roman" w:eastAsia="Times New Roman" w:hAnsi="Times New Roman" w:cs="Times New Roman"/>
        </w:rPr>
        <w:t>not all U values</w:t>
      </w:r>
      <w:r w:rsidR="00D0352B">
        <w:rPr>
          <w:rFonts w:ascii="Times New Roman" w:eastAsia="Times New Roman" w:hAnsi="Times New Roman" w:cs="Times New Roman"/>
        </w:rPr>
        <w:t>]</w:t>
      </w:r>
      <w:r w:rsidR="00040D0F">
        <w:rPr>
          <w:rFonts w:ascii="Times New Roman" w:eastAsia="Times New Roman" w:hAnsi="Times New Roman" w:cs="Times New Roman"/>
        </w:rPr>
        <w:t xml:space="preserve"> and our metallicity diagnostic</w:t>
      </w:r>
      <w:r w:rsidR="004C26B8">
        <w:rPr>
          <w:rFonts w:ascii="Times New Roman" w:eastAsia="Times New Roman" w:hAnsi="Times New Roman" w:cs="Times New Roman"/>
        </w:rPr>
        <w:t>. However,</w:t>
      </w:r>
      <w:r w:rsidR="00040D0F">
        <w:rPr>
          <w:rFonts w:ascii="Times New Roman" w:eastAsia="Times New Roman" w:hAnsi="Times New Roman" w:cs="Times New Roman"/>
        </w:rPr>
        <w:t xml:space="preserve"> </w:t>
      </w:r>
      <w:r w:rsidR="004C26B8">
        <w:rPr>
          <w:rFonts w:ascii="Times New Roman" w:eastAsia="Times New Roman" w:hAnsi="Times New Roman" w:cs="Times New Roman"/>
        </w:rPr>
        <w:t xml:space="preserve">the highest temperature models, which contained </w:t>
      </w:r>
      <w:proofErr w:type="gramStart"/>
      <w:r w:rsidR="004C26B8" w:rsidRPr="00E2036B">
        <w:rPr>
          <w:rFonts w:ascii="Times New Roman" w:eastAsia="Times New Roman" w:hAnsi="Times New Roman" w:cs="Times New Roman"/>
          <w:i/>
          <w:iCs/>
          <w:color w:val="000080"/>
          <w:shd w:val="clear" w:color="auto" w:fill="FFFFFF"/>
        </w:rPr>
        <w:t>Z</w:t>
      </w:r>
      <w:r w:rsidR="004C26B8">
        <w:rPr>
          <w:rFonts w:ascii="Segoe UI Symbol" w:hAnsi="Segoe UI Symbol" w:cs="Segoe UI Symbol"/>
          <w:color w:val="222222"/>
          <w:shd w:val="clear" w:color="auto" w:fill="F8F9FA"/>
          <w:vertAlign w:val="subscript"/>
        </w:rPr>
        <w:t xml:space="preserve"> </w:t>
      </w:r>
      <w:r w:rsidR="009D187F">
        <w:rPr>
          <w:rFonts w:ascii="Times New Roman" w:eastAsia="Times New Roman" w:hAnsi="Times New Roman" w:cs="Times New Roman"/>
        </w:rPr>
        <w:t xml:space="preserve"> </w:t>
      </w:r>
      <w:r w:rsidR="004C26B8">
        <w:rPr>
          <w:rFonts w:ascii="Times New Roman" w:eastAsia="Times New Roman" w:hAnsi="Times New Roman" w:cs="Times New Roman"/>
        </w:rPr>
        <w:t>=</w:t>
      </w:r>
      <w:proofErr w:type="gramEnd"/>
      <w:r w:rsidR="004C26B8">
        <w:rPr>
          <w:rFonts w:ascii="Times New Roman" w:eastAsia="Times New Roman" w:hAnsi="Times New Roman" w:cs="Times New Roman"/>
        </w:rPr>
        <w:t xml:space="preserve">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sidR="004C26B8">
        <w:rPr>
          <w:rFonts w:ascii="Times New Roman" w:eastAsia="Times New Roman" w:hAnsi="Times New Roman" w:cs="Times New Roman"/>
        </w:rPr>
        <w:t xml:space="preserve"> and log(U) = -3.5, </w:t>
      </w:r>
      <w:r w:rsidR="009D187F">
        <w:rPr>
          <w:rFonts w:ascii="Times New Roman" w:eastAsia="Times New Roman" w:hAnsi="Times New Roman" w:cs="Times New Roman"/>
        </w:rPr>
        <w:t>only</w:t>
      </w:r>
      <w:r w:rsidR="00040D0F">
        <w:rPr>
          <w:rFonts w:ascii="Times New Roman" w:eastAsia="Times New Roman" w:hAnsi="Times New Roman" w:cs="Times New Roman"/>
        </w:rPr>
        <w:t xml:space="preserve"> reach </w:t>
      </w:r>
      <w:r w:rsidR="009D187F">
        <w:rPr>
          <w:rFonts w:ascii="Times New Roman" w:eastAsia="Times New Roman" w:hAnsi="Times New Roman" w:cs="Times New Roman"/>
        </w:rPr>
        <w:t>approximately</w:t>
      </w:r>
      <w:r w:rsidR="00040D0F">
        <w:rPr>
          <w:rFonts w:ascii="Times New Roman" w:eastAsia="Times New Roman" w:hAnsi="Times New Roman" w:cs="Times New Roman"/>
        </w:rPr>
        <w:t xml:space="preserve">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meaning we are still far from </w:t>
      </w:r>
      <w:del w:id="20" w:author="Chris Richardson" w:date="2019-04-13T15:39:00Z">
        <w:r w:rsidR="00040D0F"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the</w:t>
      </w:r>
      <w:r w:rsidR="005E1416">
        <w:rPr>
          <w:rFonts w:ascii="Times New Roman" w:eastAsia="Times New Roman" w:hAnsi="Times New Roman" w:cs="Times New Roman"/>
        </w:rPr>
        <w:t xml:space="preserve"> </w:t>
      </w:r>
      <w:r w:rsidR="00040D0F">
        <w:rPr>
          <w:rFonts w:ascii="Times New Roman" w:eastAsia="Times New Roman" w:hAnsi="Times New Roman" w:cs="Times New Roman"/>
        </w:rPr>
        <w:t xml:space="preserve">highest temperature AGN. </w:t>
      </w:r>
      <w:r w:rsidR="00AD22D6" w:rsidRPr="00FA3816">
        <w:rPr>
          <w:rFonts w:ascii="Times New Roman" w:eastAsia="Times New Roman" w:hAnsi="Times New Roman" w:cs="Times New Roman"/>
          <w:highlight w:val="yellow"/>
          <w:rPrChange w:id="21" w:author="Chris Richardson" w:date="2019-04-13T15:20:00Z">
            <w:rPr>
              <w:rFonts w:ascii="Times New Roman" w:eastAsia="Times New Roman" w:hAnsi="Times New Roman" w:cs="Times New Roman"/>
            </w:rPr>
          </w:rPrChange>
        </w:rPr>
        <w:t>[</w:t>
      </w:r>
      <w:proofErr w:type="spellStart"/>
      <w:r w:rsidR="00AD22D6" w:rsidRPr="00FA3816">
        <w:rPr>
          <w:rFonts w:ascii="Times New Roman" w:eastAsia="Times New Roman" w:hAnsi="Times New Roman" w:cs="Times New Roman"/>
          <w:highlight w:val="yellow"/>
          <w:rPrChange w:id="22" w:author="Chris Richardson" w:date="2019-04-13T15:20:00Z">
            <w:rPr>
              <w:rFonts w:ascii="Times New Roman" w:eastAsia="Times New Roman" w:hAnsi="Times New Roman" w:cs="Times New Roman"/>
            </w:rPr>
          </w:rPrChange>
        </w:rPr>
        <w:t>nH</w:t>
      </w:r>
      <w:proofErr w:type="spellEnd"/>
      <w:r w:rsidR="00AD22D6" w:rsidRPr="00FA3816">
        <w:rPr>
          <w:rFonts w:ascii="Times New Roman" w:eastAsia="Times New Roman" w:hAnsi="Times New Roman" w:cs="Times New Roman"/>
          <w:highlight w:val="yellow"/>
          <w:rPrChange w:id="23" w:author="Chris Richardson" w:date="2019-04-13T15:20:00Z">
            <w:rPr>
              <w:rFonts w:ascii="Times New Roman" w:eastAsia="Times New Roman" w:hAnsi="Times New Roman" w:cs="Times New Roman"/>
            </w:rPr>
          </w:rPrChange>
        </w:rPr>
        <w:t xml:space="preserve"> value here and why?]</w:t>
      </w:r>
    </w:p>
    <w:p w14:paraId="3FBA5E13" w14:textId="77777777" w:rsidR="00D24023" w:rsidRDefault="00D24023" w:rsidP="00DB143E">
      <w:pPr>
        <w:rPr>
          <w:rFonts w:ascii="Times New Roman" w:eastAsia="Times New Roman" w:hAnsi="Times New Roman" w:cs="Times New Roman"/>
        </w:rPr>
      </w:pPr>
    </w:p>
    <w:p w14:paraId="6BB7E195" w14:textId="2A8F0A6B" w:rsidR="00D24023" w:rsidRPr="00040D0F" w:rsidRDefault="0030530A" w:rsidP="00DB143E">
      <w:pPr>
        <w:rPr>
          <w:rFonts w:ascii="Times New Roman" w:eastAsia="Times New Roman" w:hAnsi="Times New Roman" w:cs="Times New Roman"/>
        </w:rPr>
      </w:pPr>
      <w:r w:rsidRPr="0030530A">
        <w:rPr>
          <w:rFonts w:ascii="Times New Roman" w:eastAsia="Times New Roman" w:hAnsi="Times New Roman" w:cs="Times New Roman"/>
          <w:noProof/>
        </w:rPr>
        <mc:AlternateContent>
          <mc:Choice Requires="wpg">
            <w:drawing>
              <wp:inline distT="0" distB="0" distL="0" distR="0" wp14:anchorId="4C8F77F9" wp14:editId="797B0B66">
                <wp:extent cx="5943600" cy="1940564"/>
                <wp:effectExtent l="0" t="0" r="0" b="0"/>
                <wp:docPr id="36" name="Group 1"/>
                <wp:cNvGraphicFramePr/>
                <a:graphic xmlns:a="http://schemas.openxmlformats.org/drawingml/2006/main">
                  <a:graphicData uri="http://schemas.microsoft.com/office/word/2010/wordprocessingGroup">
                    <wpg:wgp>
                      <wpg:cNvGrpSpPr/>
                      <wpg:grpSpPr>
                        <a:xfrm>
                          <a:off x="0" y="0"/>
                          <a:ext cx="5943600" cy="1940564"/>
                          <a:chOff x="0" y="0"/>
                          <a:chExt cx="10959826" cy="3578835"/>
                        </a:xfrm>
                      </wpg:grpSpPr>
                      <wpg:grpSp>
                        <wpg:cNvPr id="37" name="Group 37"/>
                        <wpg:cNvGrpSpPr/>
                        <wpg:grpSpPr>
                          <a:xfrm>
                            <a:off x="0" y="0"/>
                            <a:ext cx="9710928" cy="3578835"/>
                            <a:chOff x="0" y="0"/>
                            <a:chExt cx="9710928" cy="3578835"/>
                          </a:xfrm>
                        </wpg:grpSpPr>
                        <pic:pic xmlns:pic="http://schemas.openxmlformats.org/drawingml/2006/picture">
                          <pic:nvPicPr>
                            <pic:cNvPr id="38" name="Picture 38"/>
                            <pic:cNvPicPr>
                              <a:picLocks noChangeAspect="1"/>
                            </pic:cNvPicPr>
                          </pic:nvPicPr>
                          <pic:blipFill>
                            <a:blip r:embed="rId16"/>
                            <a:stretch>
                              <a:fillRect/>
                            </a:stretch>
                          </pic:blipFill>
                          <pic:spPr>
                            <a:xfrm>
                              <a:off x="0" y="0"/>
                              <a:ext cx="9710928" cy="3578835"/>
                            </a:xfrm>
                            <a:prstGeom prst="rect">
                              <a:avLst/>
                            </a:prstGeom>
                          </pic:spPr>
                        </pic:pic>
                        <pic:pic xmlns:pic="http://schemas.openxmlformats.org/drawingml/2006/picture">
                          <pic:nvPicPr>
                            <pic:cNvPr id="39" name="Picture 39"/>
                            <pic:cNvPicPr>
                              <a:picLocks noChangeAspect="1"/>
                            </pic:cNvPicPr>
                          </pic:nvPicPr>
                          <pic:blipFill>
                            <a:blip r:embed="rId11"/>
                            <a:stretch>
                              <a:fillRect/>
                            </a:stretch>
                          </pic:blipFill>
                          <pic:spPr>
                            <a:xfrm>
                              <a:off x="5576711" y="2096682"/>
                              <a:ext cx="477795" cy="781157"/>
                            </a:xfrm>
                            <a:prstGeom prst="rect">
                              <a:avLst/>
                            </a:prstGeom>
                          </pic:spPr>
                        </pic:pic>
                        <pic:pic xmlns:pic="http://schemas.openxmlformats.org/drawingml/2006/picture">
                          <pic:nvPicPr>
                            <pic:cNvPr id="40" name="Picture 40"/>
                            <pic:cNvPicPr>
                              <a:picLocks noChangeAspect="1"/>
                            </pic:cNvPicPr>
                          </pic:nvPicPr>
                          <pic:blipFill rotWithShape="1">
                            <a:blip r:embed="rId17"/>
                            <a:srcRect l="-4806"/>
                            <a:stretch/>
                          </pic:blipFill>
                          <pic:spPr>
                            <a:xfrm>
                              <a:off x="1033141" y="2109743"/>
                              <a:ext cx="503530" cy="768096"/>
                            </a:xfrm>
                            <a:prstGeom prst="rect">
                              <a:avLst/>
                            </a:prstGeom>
                          </pic:spPr>
                        </pic:pic>
                      </wpg:grpSp>
                      <pic:pic xmlns:pic="http://schemas.openxmlformats.org/drawingml/2006/picture">
                        <pic:nvPicPr>
                          <pic:cNvPr id="41" name="Picture 41"/>
                          <pic:cNvPicPr>
                            <a:picLocks noChangeAspect="1"/>
                          </pic:cNvPicPr>
                        </pic:nvPicPr>
                        <pic:blipFill>
                          <a:blip r:embed="rId10"/>
                          <a:stretch>
                            <a:fillRect/>
                          </a:stretch>
                        </pic:blipFill>
                        <pic:spPr>
                          <a:xfrm>
                            <a:off x="9406124" y="145614"/>
                            <a:ext cx="1542246" cy="1818207"/>
                          </a:xfrm>
                          <a:prstGeom prst="rect">
                            <a:avLst/>
                          </a:prstGeom>
                        </pic:spPr>
                      </pic:pic>
                      <pic:pic xmlns:pic="http://schemas.openxmlformats.org/drawingml/2006/picture">
                        <pic:nvPicPr>
                          <pic:cNvPr id="42" name="Picture 42"/>
                          <pic:cNvPicPr>
                            <a:picLocks noChangeAspect="1"/>
                          </pic:cNvPicPr>
                        </pic:nvPicPr>
                        <pic:blipFill>
                          <a:blip r:embed="rId9"/>
                          <a:stretch>
                            <a:fillRect/>
                          </a:stretch>
                        </pic:blipFill>
                        <pic:spPr>
                          <a:xfrm>
                            <a:off x="9417582" y="1963821"/>
                            <a:ext cx="1542244" cy="951118"/>
                          </a:xfrm>
                          <a:prstGeom prst="rect">
                            <a:avLst/>
                          </a:prstGeom>
                        </pic:spPr>
                      </pic:pic>
                    </wpg:wgp>
                  </a:graphicData>
                </a:graphic>
              </wp:inline>
            </w:drawing>
          </mc:Choice>
          <mc:Fallback xmlns:mv="urn:schemas-microsoft-com:mac:vml" xmlns:mo="http://schemas.microsoft.com/office/mac/office/2008/main">
            <w:pict>
              <v:group w14:anchorId="4388D496" id="Group 1" o:spid="_x0000_s1026" style="width:468pt;height:152.8pt;mso-position-horizontal-relative:char;mso-position-vertical-relative:line" coordsize="10959826,3578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">
                <v:group id="Group 37" o:spid="_x0000_s1027" style="position:absolute;width:9710928;height:3578835" coordsize="9710928,35788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shape id="Picture 38" o:spid="_x0000_s1028" type="#_x0000_t75" style="position:absolute;width:9710928;height:3578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10;eHfBAAAA2wAAAA8AAABkcnMvZG93bnJldi54bWxET02LwjAQvS/4H8II3tZUBZGusYiyUA8e1ILs&#10;bWzGttpMSpNtu/9+cxA8Pt73OhlMLTpqXWVZwWwagSDOra64UJBdvj9XIJxH1lhbJgV/5CDZjD7W&#10;GGvb84m6sy9ECGEXo4LS+yaW0uUlGXRT2xAH7m5bgz7AtpC6xT6Em1rOo2gpDVYcGkpsaFdS/jz/&#10;GgU2Op5+5PKaFlef3R77+eHYpQelJuNh+wXC0+Df4pc71QoWYWz4En6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U/eHfBAAAA2wAAAA8AAAAAAAAAAAAAAAAAnAIAAGRy&#10;cy9kb3ducmV2LnhtbFBLBQYAAAAABAAEAPcAAACKAwAAAAA=&#10;">
                    <v:imagedata r:id="rId18" o:title=""/>
                    <v:path arrowok="t"/>
                  </v:shape>
                  <v:shape id="Picture 39" o:spid="_x0000_s1029" type="#_x0000_t75" style="position:absolute;left:5576711;top:2096682;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5X&#10;AFrEAAAA2wAAAA8AAABkcnMvZG93bnJldi54bWxEj0FrAjEUhO8F/0N4BW81sYKsW6MUoSAVD66F&#10;0ttj89ysbl6WTarrvzeC4HGYmW+Y+bJ3jThTF2rPGsYjBYK49KbmSsPP/ustAxEissHGM2m4UoDl&#10;YvAyx9z4C+/oXMRKJAiHHDXYGNtcylBachhGviVO3sF3DmOSXSVNh5cEd418V2oqHdacFiy2tLJU&#10;nop/p+FvnB0z9Y1+c5hNfu16ezwVaq/18LX//AARqY/P8KO9NhomM7h/ST9ALm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5XAFrEAAAA2wAAAA8AAAAAAAAAAAAAAAAAnAIA&#10;AGRycy9kb3ducmV2LnhtbFBLBQYAAAAABAAEAPcAAACNAwAAAAA=&#10;">
                    <v:imagedata r:id="rId15" o:title=""/>
                    <v:path arrowok="t"/>
                  </v:shape>
                  <v:shape id="Picture 40" o:spid="_x0000_s1030" type="#_x0000_t75" style="position:absolute;left:1033141;top:2109743;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td&#10;6lO+AAAA2wAAAA8AAABkcnMvZG93bnJldi54bWxET8uKwjAU3QvzD+EK7myqDKIdYykDwmx9bNxd&#10;kjttaXNTmtS28/WTheDycN7HfLKteFLva8cKNkkKglg7U3Op4H47r/cgfEA22DomBTN5yE8fiyNm&#10;xo18oec1lCKGsM9QQRVCl0npdUUWfeI64sj9ut5iiLAvpelxjOG2lds03UmLNceGCjv6rkg318Eq&#10;GHSp7/MwN9xefHM7/I3+YQulVsup+AIRaApv8cv9YxR8xvXxS/wB8vQP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Ktd6lO+AAAA2wAAAA8AAAAAAAAAAAAAAAAAnAIAAGRycy9k&#10;b3ducmV2LnhtbFBLBQYAAAAABAAEAPcAAACHAwAAAAA=&#10;">
                    <v:imagedata r:id="rId19" o:title="" cropleft="-3150f"/>
                    <v:path arrowok="t"/>
                  </v:shape>
                </v:group>
                <v:shape id="Picture 41" o:spid="_x0000_s1031" type="#_x0000_t75" style="position:absolute;left:9406124;top:145614;width:1542246;height:181820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td&#10;g2fDAAAA2wAAAA8AAABkcnMvZG93bnJldi54bWxEj92KwjAUhO8F3yEcwTtNXdxFqqmIsqA36+8D&#10;HJpjW9qc1CbW6tNvFha8HGbmG2ax7EwlWmpcYVnBZByBIE6tLjhTcDl/j2YgnEfWWFkmBU9ysEz6&#10;vQXG2j74SO3JZyJA2MWoIPe+jqV0aU4G3djWxMG72sagD7LJpG7wEeCmkh9R9CUNFhwWcqxpnVNa&#10;nu5GQXmT7Ws23e0Pe3tMD1lb08/mU6nhoFvNQXjq/Dv8395qBdMJ/H0JP0Am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12DZ8MAAADbAAAADwAAAAAAAAAAAAAAAACcAgAA&#10;ZHJzL2Rvd25yZXYueG1sUEsFBgAAAAAEAAQA9wAAAIwDAAAAAA==&#10;">
                  <v:imagedata r:id="rId14" o:title=""/>
                  <v:path arrowok="t"/>
                </v:shape>
                <v:shape id="Picture 42" o:spid="_x0000_s1032" type="#_x0000_t75" style="position:absolute;left:9417582;top:1963821;width:1542244;height:9511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F&#10;n6fCAAAA2wAAAA8AAABkcnMvZG93bnJldi54bWxEj0GLwjAUhO/C/ofwBG+aWopINYosrLuwXrSC&#10;10fztik2L6WJWvfXG0HwOMzMN8xy3dtGXKnztWMF00kCgrh0uuZKwbH4Gs9B+ICssXFMCu7kYb36&#10;GCwx1+7Ge7oeQiUihH2OCkwIbS6lLw1Z9BPXEkfvz3UWQ5RdJXWHtwi3jUyTZCYt1hwXDLb0aag8&#10;Hy5WwdmeNrNjke6y7/Q3yP8y25mtU2o07DcLEIH68A6/2j9aQZbC80v8AXL1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hZ+nwgAAANsAAAAPAAAAAAAAAAAAAAAAAJwCAABk&#10;cnMvZG93bnJldi54bWxQSwUGAAAAAAQABAD3AAAAiwMAAAAA&#10;">
                  <v:imagedata r:id="rId13" o:title=""/>
                  <v:path arrowok="t"/>
                </v:shape>
                <w10:anchorlock/>
              </v:group>
            </w:pict>
          </mc:Fallback>
        </mc:AlternateContent>
      </w:r>
    </w:p>
    <w:p w14:paraId="12F0F971" w14:textId="07287B10" w:rsidR="00040D0F" w:rsidDel="00FA3816" w:rsidRDefault="009A4000" w:rsidP="00CA0250">
      <w:pPr>
        <w:rPr>
          <w:del w:id="24" w:author="Chris Richardson" w:date="2019-04-13T15:21:00Z"/>
          <w:rFonts w:ascii="Times New Roman" w:eastAsia="Times New Roman" w:hAnsi="Times New Roman" w:cs="Times New Roman"/>
          <w:i/>
        </w:rPr>
      </w:pPr>
      <w:r>
        <w:rPr>
          <w:rFonts w:ascii="Times New Roman" w:eastAsia="Times New Roman" w:hAnsi="Times New Roman" w:cs="Times New Roman"/>
        </w:rPr>
        <w:lastRenderedPageBreak/>
        <w:t>Figure 3: BPT Diagram and Temperature Diagnostic diagram with models featuring 0.5 &lt; Z &lt; 5 and -3.5 &lt; log U &lt; -0.5.</w:t>
      </w:r>
      <w:r w:rsidR="00877ACA">
        <w:rPr>
          <w:rFonts w:ascii="Times New Roman" w:eastAsia="Times New Roman" w:hAnsi="Times New Roman" w:cs="Times New Roman"/>
        </w:rPr>
        <w:t xml:space="preserve"> </w:t>
      </w:r>
      <w:ins w:id="25" w:author="Chris Richardson" w:date="2019-04-13T15:21:00Z">
        <w:r w:rsidR="00FA3816">
          <w:rPr>
            <w:rFonts w:ascii="Times New Roman" w:eastAsia="Times New Roman" w:hAnsi="Times New Roman" w:cs="Times New Roman"/>
          </w:rPr>
          <w:t>The observational data points follow the same convention at Fig. 2.</w:t>
        </w:r>
      </w:ins>
      <w:del w:id="26" w:author="Chris Richardson" w:date="2019-04-13T15:21:00Z">
        <w:r w:rsidR="00877ACA" w:rsidDel="00FA3816">
          <w:rPr>
            <w:rFonts w:ascii="Times New Roman" w:eastAsia="Times New Roman" w:hAnsi="Times New Roman" w:cs="Times New Roman"/>
          </w:rPr>
          <w:delText>(</w:delText>
        </w:r>
      </w:del>
      <w:del w:id="27" w:author="Chris Richardson" w:date="2019-04-13T15:20:00Z">
        <w:r w:rsidR="00877ACA" w:rsidDel="00FA3816">
          <w:rPr>
            <w:rFonts w:ascii="Times New Roman" w:eastAsia="Times New Roman" w:hAnsi="Times New Roman" w:cs="Times New Roman"/>
          </w:rPr>
          <w:delText>Same with this figure as above)</w:delText>
        </w:r>
      </w:del>
    </w:p>
    <w:p w14:paraId="421B2533" w14:textId="77777777" w:rsidR="00FA3816" w:rsidRPr="00F94384" w:rsidRDefault="00FA3816" w:rsidP="00CA0250">
      <w:pPr>
        <w:rPr>
          <w:ins w:id="28" w:author="Chris Richardson" w:date="2019-04-13T15:21:00Z"/>
          <w:rFonts w:ascii="Times New Roman" w:eastAsia="Times New Roman" w:hAnsi="Times New Roman" w:cs="Times New Roman"/>
        </w:rPr>
      </w:pPr>
    </w:p>
    <w:p w14:paraId="037A29E0" w14:textId="078901E0" w:rsidR="009971F6" w:rsidRDefault="009971F6" w:rsidP="00CA0250">
      <w:pPr>
        <w:rPr>
          <w:ins w:id="29" w:author="Chris Richardson" w:date="2019-04-13T15:21:00Z"/>
          <w:rFonts w:ascii="Times New Roman" w:eastAsia="Times New Roman" w:hAnsi="Times New Roman" w:cs="Times New Roman"/>
          <w:i/>
        </w:rPr>
      </w:pPr>
    </w:p>
    <w:p w14:paraId="2E199304" w14:textId="35B3DDE3" w:rsidR="00EF6BA9" w:rsidRPr="00EF6BA9" w:rsidRDefault="00EF6BA9" w:rsidP="00CA0250">
      <w:pPr>
        <w:rPr>
          <w:ins w:id="30" w:author="Chris Richardson" w:date="2019-04-13T15:21:00Z"/>
          <w:rFonts w:ascii="Times New Roman" w:eastAsia="Times New Roman" w:hAnsi="Times New Roman" w:cs="Times New Roman"/>
          <w:rPrChange w:id="31" w:author="Chris Richardson" w:date="2019-04-13T15:21:00Z">
            <w:rPr>
              <w:ins w:id="32" w:author="Chris Richardson" w:date="2019-04-13T15:21:00Z"/>
              <w:rFonts w:ascii="Times New Roman" w:eastAsia="Times New Roman" w:hAnsi="Times New Roman" w:cs="Times New Roman"/>
              <w:i/>
            </w:rPr>
          </w:rPrChange>
        </w:rPr>
      </w:pPr>
      <w:ins w:id="33" w:author="Chris Richardson" w:date="2019-04-13T15:21:00Z">
        <w:r>
          <w:rPr>
            <w:rFonts w:ascii="Times New Roman" w:eastAsia="Times New Roman" w:hAnsi="Times New Roman" w:cs="Times New Roman"/>
          </w:rPr>
          <w:t xml:space="preserve">[Instead of the S II plot in the metallicity section, you want [N II] / [O </w:t>
        </w:r>
      </w:ins>
      <w:ins w:id="34" w:author="Chris Richardson" w:date="2019-04-13T15:22:00Z">
        <w:r>
          <w:rPr>
            <w:rFonts w:ascii="Times New Roman" w:eastAsia="Times New Roman" w:hAnsi="Times New Roman" w:cs="Times New Roman"/>
          </w:rPr>
          <w:t xml:space="preserve">II] </w:t>
        </w:r>
        <w:bookmarkStart w:id="35" w:name="_GoBack"/>
        <w:bookmarkEnd w:id="35"/>
        <w:r>
          <w:rPr>
            <w:rFonts w:ascii="Times New Roman" w:eastAsia="Times New Roman" w:hAnsi="Times New Roman" w:cs="Times New Roman"/>
          </w:rPr>
          <w:t>because this is a metallicity sensitive ratio</w:t>
        </w:r>
      </w:ins>
      <w:ins w:id="36" w:author="Chris Richardson" w:date="2019-04-13T15:35:00Z">
        <w:r w:rsidR="005E1416">
          <w:rPr>
            <w:rFonts w:ascii="Times New Roman" w:eastAsia="Times New Roman" w:hAnsi="Times New Roman" w:cs="Times New Roman"/>
          </w:rPr>
          <w:t xml:space="preserve">. Make sure the range </w:t>
        </w:r>
      </w:ins>
      <w:ins w:id="37" w:author="Chris Richardson" w:date="2019-04-13T15:36:00Z">
        <w:r w:rsidR="005E1416">
          <w:rPr>
            <w:rFonts w:ascii="Times New Roman" w:eastAsia="Times New Roman" w:hAnsi="Times New Roman" w:cs="Times New Roman"/>
          </w:rPr>
          <w:t xml:space="preserve">you use is consistent for each plot. For </w:t>
        </w:r>
        <w:proofErr w:type="gramStart"/>
        <w:r w:rsidR="005E1416">
          <w:rPr>
            <w:rFonts w:ascii="Times New Roman" w:eastAsia="Times New Roman" w:hAnsi="Times New Roman" w:cs="Times New Roman"/>
          </w:rPr>
          <w:t>example</w:t>
        </w:r>
        <w:proofErr w:type="gramEnd"/>
        <w:r w:rsidR="005E1416">
          <w:rPr>
            <w:rFonts w:ascii="Times New Roman" w:eastAsia="Times New Roman" w:hAnsi="Times New Roman" w:cs="Times New Roman"/>
          </w:rPr>
          <w:t xml:space="preserve"> in Fig. 1, </w:t>
        </w:r>
      </w:ins>
      <w:ins w:id="38" w:author="Chris Richardson" w:date="2019-04-13T15:37:00Z">
        <w:r w:rsidR="005E1416">
          <w:rPr>
            <w:rFonts w:ascii="Times New Roman" w:eastAsia="Times New Roman" w:hAnsi="Times New Roman" w:cs="Times New Roman"/>
          </w:rPr>
          <w:t>and plot using [N II]/Ha should have the same range and label as any other plot with [N II]/Ha</w:t>
        </w:r>
      </w:ins>
      <w:ins w:id="39" w:author="Chris Richardson" w:date="2019-04-13T15:22:00Z">
        <w:r>
          <w:rPr>
            <w:rFonts w:ascii="Times New Roman" w:eastAsia="Times New Roman" w:hAnsi="Times New Roman" w:cs="Times New Roman"/>
          </w:rPr>
          <w:t>]</w:t>
        </w:r>
      </w:ins>
    </w:p>
    <w:p w14:paraId="2DA2ACB0" w14:textId="77777777" w:rsidR="00EF6BA9" w:rsidRDefault="00EF6BA9" w:rsidP="00CA0250">
      <w:pPr>
        <w:rPr>
          <w:rFonts w:ascii="Times New Roman" w:eastAsia="Times New Roman" w:hAnsi="Times New Roman" w:cs="Times New Roman"/>
          <w:i/>
        </w:rPr>
      </w:pPr>
    </w:p>
    <w:p w14:paraId="419E28FC" w14:textId="54909BDE"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66CAE27D" w:rsidR="00040D0F" w:rsidRDefault="00040D0F" w:rsidP="00CA0250">
      <w:pPr>
        <w:rPr>
          <w:rFonts w:ascii="Times New Roman" w:eastAsia="Times New Roman" w:hAnsi="Times New Roman" w:cs="Times New Roman"/>
        </w:rPr>
      </w:pPr>
      <w:r>
        <w:rPr>
          <w:rFonts w:ascii="Times New Roman" w:eastAsia="Times New Roman" w:hAnsi="Times New Roman" w:cs="Times New Roman"/>
        </w:rPr>
        <w:tab/>
        <w:t xml:space="preserve">Our </w:t>
      </w:r>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results have come from Z and grain</w:t>
      </w:r>
      <w:r w:rsidR="009971F6">
        <w:rPr>
          <w:rFonts w:ascii="Times New Roman" w:eastAsia="Times New Roman" w:hAnsi="Times New Roman" w:cs="Times New Roman"/>
        </w:rPr>
        <w:t xml:space="preserve"> abundance</w:t>
      </w:r>
      <w:r>
        <w:rPr>
          <w:rFonts w:ascii="Times New Roman" w:eastAsia="Times New Roman" w:hAnsi="Times New Roman" w:cs="Times New Roman"/>
        </w:rPr>
        <w:t xml:space="preserve"> models. </w:t>
      </w:r>
      <w:r w:rsidR="001974D9">
        <w:rPr>
          <w:rFonts w:ascii="Times New Roman" w:eastAsia="Times New Roman" w:hAnsi="Times New Roman" w:cs="Times New Roman"/>
        </w:rPr>
        <w:t xml:space="preserve">We study grain abundance because of photoelectric heating from grains, meaning photons hitting these grains can eject an electron from the grain into the electron cloud, increasing its temperature. </w:t>
      </w:r>
      <w:r>
        <w:rPr>
          <w:rFonts w:ascii="Times New Roman" w:eastAsia="Times New Roman" w:hAnsi="Times New Roman" w:cs="Times New Roman"/>
        </w:rPr>
        <w:t>We varied Z from 0.5</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grains from 0.5 to 5 times </w:t>
      </w:r>
      <w:r w:rsidR="00AD22D6">
        <w:rPr>
          <w:rFonts w:ascii="Times New Roman" w:eastAsia="Times New Roman" w:hAnsi="Times New Roman" w:cs="Times New Roman"/>
        </w:rPr>
        <w:t xml:space="preserve">Orion nebula </w:t>
      </w:r>
      <w:r>
        <w:rPr>
          <w:rFonts w:ascii="Times New Roman" w:eastAsia="Times New Roman" w:hAnsi="Times New Roman" w:cs="Times New Roman"/>
        </w:rPr>
        <w:t xml:space="preserve">values </w:t>
      </w:r>
      <w:r w:rsidR="00AD22D6">
        <w:rPr>
          <w:rFonts w:ascii="Times New Roman" w:eastAsia="Times New Roman" w:hAnsi="Times New Roman" w:cs="Times New Roman"/>
        </w:rPr>
        <w:t xml:space="preserve">(Baldwin et al. 1991) </w:t>
      </w:r>
      <w:r>
        <w:rPr>
          <w:rFonts w:ascii="Times New Roman" w:eastAsia="Times New Roman" w:hAnsi="Times New Roman" w:cs="Times New Roman"/>
        </w:rPr>
        <w:t>in 0.5 linear steps.</w:t>
      </w:r>
      <w:r w:rsidR="00E02157">
        <w:rPr>
          <w:rFonts w:ascii="Times New Roman" w:eastAsia="Times New Roman" w:hAnsi="Times New Roman" w:cs="Times New Roman"/>
        </w:rPr>
        <w:t xml:space="preserve"> </w:t>
      </w:r>
      <w:r w:rsidR="00F94384">
        <w:rPr>
          <w:rFonts w:ascii="Times New Roman" w:eastAsia="Times New Roman" w:hAnsi="Times New Roman" w:cs="Times New Roman"/>
        </w:rPr>
        <w:t xml:space="preserve">We set log(U) = -1.5 because that value fell in the middle of our AGN in the BPT Diagram of our </w:t>
      </w:r>
      <w:proofErr w:type="spellStart"/>
      <w:r w:rsidR="00F94384">
        <w:rPr>
          <w:rFonts w:ascii="Times New Roman" w:eastAsia="Times New Roman" w:hAnsi="Times New Roman" w:cs="Times New Roman"/>
        </w:rPr>
        <w:t>n</w:t>
      </w:r>
      <w:r w:rsidR="00F94384">
        <w:rPr>
          <w:rFonts w:ascii="Times New Roman" w:eastAsia="Times New Roman" w:hAnsi="Times New Roman" w:cs="Times New Roman"/>
          <w:vertAlign w:val="subscript"/>
        </w:rPr>
        <w:t>H</w:t>
      </w:r>
      <w:proofErr w:type="spellEnd"/>
      <w:r w:rsidR="00F94384">
        <w:rPr>
          <w:rFonts w:ascii="Times New Roman" w:eastAsia="Times New Roman" w:hAnsi="Times New Roman" w:cs="Times New Roman"/>
        </w:rPr>
        <w:t xml:space="preserve"> and U models.</w:t>
      </w:r>
      <w:r w:rsidR="005E1416">
        <w:rPr>
          <w:rFonts w:ascii="Times New Roman" w:eastAsia="Times New Roman" w:hAnsi="Times New Roman" w:cs="Times New Roman"/>
        </w:rPr>
        <w:t xml:space="preserve"> </w:t>
      </w:r>
      <w:del w:id="40" w:author="Chris Richardson" w:date="2019-04-13T15:39:00Z">
        <w:r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The</w:t>
      </w:r>
      <w:r w:rsidR="005E1416">
        <w:rPr>
          <w:rFonts w:ascii="Times New Roman" w:eastAsia="Times New Roman" w:hAnsi="Times New Roman" w:cs="Times New Roman"/>
        </w:rPr>
        <w:t xml:space="preserve"> </w:t>
      </w:r>
      <w:r>
        <w:rPr>
          <w:rFonts w:ascii="Times New Roman" w:eastAsia="Times New Roman" w:hAnsi="Times New Roman" w:cs="Times New Roman"/>
        </w:rPr>
        <w:t xml:space="preserve">BPT Diagram shows that </w:t>
      </w:r>
      <w:r w:rsidR="00FA3C66">
        <w:rPr>
          <w:rFonts w:ascii="Times New Roman" w:eastAsia="Times New Roman" w:hAnsi="Times New Roman" w:cs="Times New Roman"/>
        </w:rPr>
        <w:t xml:space="preserve">with these models, </w:t>
      </w:r>
      <w:r>
        <w:rPr>
          <w:rFonts w:ascii="Times New Roman" w:eastAsia="Times New Roman" w:hAnsi="Times New Roman" w:cs="Times New Roman"/>
        </w:rPr>
        <w:t xml:space="preserve">we match about half of our high temperature AGN, and our metallicity plot shows our models matching just over half. However, our temperature diagnostic shows that we reach the middle of our high temperature group of AGN, 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w:t>
      </w:r>
      <w:r w:rsidR="00711C3F">
        <w:rPr>
          <w:rFonts w:ascii="Times New Roman" w:eastAsia="Times New Roman" w:hAnsi="Times New Roman" w:cs="Times New Roman"/>
        </w:rPr>
        <w:t xml:space="preserve">. As we expect, these highest temperature models feature 5.0 grain abundance and 0.5 </w:t>
      </w:r>
      <w:r w:rsidR="00711C3F" w:rsidRPr="00E2036B">
        <w:rPr>
          <w:rFonts w:ascii="Times New Roman" w:eastAsia="Times New Roman" w:hAnsi="Times New Roman" w:cs="Times New Roman"/>
          <w:i/>
          <w:iCs/>
          <w:color w:val="000080"/>
          <w:shd w:val="clear" w:color="auto" w:fill="FFFFFF"/>
        </w:rPr>
        <w:t>Z</w:t>
      </w:r>
      <w:r w:rsidR="00711C3F" w:rsidRPr="00E2036B">
        <w:rPr>
          <w:rFonts w:ascii="Segoe UI Symbol" w:hAnsi="Segoe UI Symbol" w:cs="Segoe UI Symbol"/>
          <w:color w:val="222222"/>
          <w:shd w:val="clear" w:color="auto" w:fill="F8F9FA"/>
          <w:vertAlign w:val="subscript"/>
        </w:rPr>
        <w:t>☉</w:t>
      </w:r>
      <w:del w:id="41" w:author="Chris Richardson" w:date="2019-04-13T15:40:00Z">
        <w:r w:rsidR="00711C3F" w:rsidDel="005E1416">
          <w:rPr>
            <w:rFonts w:ascii="Segoe UI Symbol" w:hAnsi="Segoe UI Symbol" w:cs="Segoe UI Symbol"/>
            <w:color w:val="222222"/>
            <w:shd w:val="clear" w:color="auto" w:fill="F8F9FA"/>
            <w:vertAlign w:val="subscript"/>
          </w:rPr>
          <w:delText xml:space="preserve"> </w:delText>
        </w:r>
      </w:del>
      <w:r w:rsidR="00711C3F">
        <w:rPr>
          <w:rFonts w:ascii="Segoe UI Symbol" w:hAnsi="Segoe UI Symbol" w:cs="Segoe UI Symbol"/>
          <w:color w:val="222222"/>
          <w:shd w:val="clear" w:color="auto" w:fill="F8F9FA"/>
        </w:rPr>
        <w:t>.</w:t>
      </w:r>
      <w:ins w:id="42" w:author="Chris Richardson" w:date="2019-04-13T15:40:00Z">
        <w:r w:rsidR="005E1416">
          <w:rPr>
            <w:rFonts w:ascii="Segoe UI Symbol" w:hAnsi="Segoe UI Symbol" w:cs="Segoe UI Symbol"/>
            <w:color w:val="222222"/>
            <w:shd w:val="clear" w:color="auto" w:fill="F8F9FA"/>
          </w:rPr>
          <w:t xml:space="preserve"> </w:t>
        </w:r>
      </w:ins>
      <w:proofErr w:type="gramStart"/>
      <w:r>
        <w:rPr>
          <w:rFonts w:ascii="Times New Roman" w:eastAsia="Times New Roman" w:hAnsi="Times New Roman" w:cs="Times New Roman"/>
        </w:rPr>
        <w:t>This</w:t>
      </w:r>
      <w:proofErr w:type="gramEnd"/>
      <w:r>
        <w:rPr>
          <w:rFonts w:ascii="Times New Roman" w:eastAsia="Times New Roman" w:hAnsi="Times New Roman" w:cs="Times New Roman"/>
        </w:rPr>
        <w:t xml:space="preserve">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r w:rsidR="009A4000">
        <w:rPr>
          <w:rFonts w:ascii="Times New Roman" w:eastAsia="Times New Roman" w:hAnsi="Times New Roman" w:cs="Times New Roman"/>
        </w:rPr>
        <w:t>.</w:t>
      </w:r>
    </w:p>
    <w:p w14:paraId="5A838A73" w14:textId="77777777" w:rsidR="00AD3127" w:rsidRDefault="00AD3127" w:rsidP="00CA0250">
      <w:pPr>
        <w:rPr>
          <w:rFonts w:ascii="Times New Roman" w:eastAsia="Times New Roman" w:hAnsi="Times New Roman" w:cs="Times New Roman"/>
        </w:rPr>
      </w:pPr>
    </w:p>
    <w:p w14:paraId="652839D2" w14:textId="7F381694" w:rsidR="00AD3127" w:rsidRPr="00040D0F" w:rsidRDefault="00B851D9" w:rsidP="00CA0250">
      <w:pPr>
        <w:rPr>
          <w:rFonts w:ascii="Times New Roman" w:eastAsia="Times New Roman" w:hAnsi="Times New Roman" w:cs="Times New Roman"/>
        </w:rPr>
      </w:pPr>
      <w:r w:rsidRPr="00B851D9">
        <w:rPr>
          <w:rFonts w:ascii="Times New Roman" w:eastAsia="Times New Roman" w:hAnsi="Times New Roman" w:cs="Times New Roman"/>
          <w:noProof/>
        </w:rPr>
        <mc:AlternateContent>
          <mc:Choice Requires="wpg">
            <w:drawing>
              <wp:inline distT="0" distB="0" distL="0" distR="0" wp14:anchorId="25C71EDB" wp14:editId="77B20CF8">
                <wp:extent cx="5943600" cy="1912638"/>
                <wp:effectExtent l="0" t="0" r="0" b="0"/>
                <wp:docPr id="19" name="Group 1"/>
                <wp:cNvGraphicFramePr/>
                <a:graphic xmlns:a="http://schemas.openxmlformats.org/drawingml/2006/main">
                  <a:graphicData uri="http://schemas.microsoft.com/office/word/2010/wordprocessingGroup">
                    <wpg:wgp>
                      <wpg:cNvGrpSpPr/>
                      <wpg:grpSpPr>
                        <a:xfrm>
                          <a:off x="0" y="0"/>
                          <a:ext cx="5943600" cy="1912638"/>
                          <a:chOff x="0" y="0"/>
                          <a:chExt cx="10808067" cy="3477901"/>
                        </a:xfrm>
                      </wpg:grpSpPr>
                      <wpg:grpSp>
                        <wpg:cNvPr id="20" name="Group 20"/>
                        <wpg:cNvGrpSpPr/>
                        <wpg:grpSpPr>
                          <a:xfrm>
                            <a:off x="0" y="0"/>
                            <a:ext cx="9723647" cy="3477901"/>
                            <a:chOff x="0" y="0"/>
                            <a:chExt cx="9723647" cy="3477901"/>
                          </a:xfrm>
                        </wpg:grpSpPr>
                        <wpg:grpSp>
                          <wpg:cNvPr id="21" name="Group 21"/>
                          <wpg:cNvGrpSpPr>
                            <a:grpSpLocks noChangeAspect="1"/>
                          </wpg:cNvGrpSpPr>
                          <wpg:grpSpPr>
                            <a:xfrm>
                              <a:off x="0" y="0"/>
                              <a:ext cx="9723647" cy="3477901"/>
                              <a:chOff x="0" y="0"/>
                              <a:chExt cx="11557000" cy="4133645"/>
                            </a:xfrm>
                          </wpg:grpSpPr>
                          <pic:pic xmlns:pic="http://schemas.openxmlformats.org/drawingml/2006/picture">
                            <pic:nvPicPr>
                              <pic:cNvPr id="22" name="Picture 22"/>
                              <pic:cNvPicPr>
                                <a:picLocks noChangeAspect="1"/>
                              </pic:cNvPicPr>
                            </pic:nvPicPr>
                            <pic:blipFill>
                              <a:blip r:embed="rId20"/>
                              <a:stretch>
                                <a:fillRect/>
                              </a:stretch>
                            </pic:blipFill>
                            <pic:spPr>
                              <a:xfrm>
                                <a:off x="0" y="69645"/>
                                <a:ext cx="11557000" cy="4064000"/>
                              </a:xfrm>
                              <a:prstGeom prst="rect">
                                <a:avLst/>
                              </a:prstGeom>
                            </pic:spPr>
                          </pic:pic>
                          <wps:wsp>
                            <wps:cNvPr id="23" name="Rectangle 23"/>
                            <wps:cNvSpPr/>
                            <wps:spPr>
                              <a:xfrm>
                                <a:off x="1083597"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78901"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031249"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Picture 26"/>
                            <pic:cNvPicPr>
                              <a:picLocks noChangeAspect="1"/>
                            </pic:cNvPicPr>
                          </pic:nvPicPr>
                          <pic:blipFill>
                            <a:blip r:embed="rId21"/>
                            <a:stretch>
                              <a:fillRect/>
                            </a:stretch>
                          </pic:blipFill>
                          <pic:spPr>
                            <a:xfrm>
                              <a:off x="2119566" y="1898787"/>
                              <a:ext cx="630936" cy="844210"/>
                            </a:xfrm>
                            <a:prstGeom prst="rect">
                              <a:avLst/>
                            </a:prstGeom>
                          </pic:spPr>
                        </pic:pic>
                        <pic:pic xmlns:pic="http://schemas.openxmlformats.org/drawingml/2006/picture">
                          <pic:nvPicPr>
                            <pic:cNvPr id="27" name="Picture 27"/>
                            <pic:cNvPicPr>
                              <a:picLocks noChangeAspect="1"/>
                            </pic:cNvPicPr>
                          </pic:nvPicPr>
                          <pic:blipFill rotWithShape="1">
                            <a:blip r:embed="rId17"/>
                            <a:srcRect l="-4806"/>
                            <a:stretch/>
                          </pic:blipFill>
                          <pic:spPr>
                            <a:xfrm>
                              <a:off x="4372627" y="1982295"/>
                              <a:ext cx="503530" cy="768096"/>
                            </a:xfrm>
                            <a:prstGeom prst="rect">
                              <a:avLst/>
                            </a:prstGeom>
                          </pic:spPr>
                        </pic:pic>
                      </wpg:grpSp>
                      <pic:pic xmlns:pic="http://schemas.openxmlformats.org/drawingml/2006/picture">
                        <pic:nvPicPr>
                          <pic:cNvPr id="28" name="Picture 28"/>
                          <pic:cNvPicPr>
                            <a:picLocks noChangeAspect="1"/>
                          </pic:cNvPicPr>
                        </pic:nvPicPr>
                        <pic:blipFill>
                          <a:blip r:embed="rId9"/>
                          <a:stretch>
                            <a:fillRect/>
                          </a:stretch>
                        </pic:blipFill>
                        <pic:spPr>
                          <a:xfrm>
                            <a:off x="9403433" y="1844424"/>
                            <a:ext cx="1404634" cy="905967"/>
                          </a:xfrm>
                          <a:prstGeom prst="rect">
                            <a:avLst/>
                          </a:prstGeom>
                        </pic:spPr>
                      </pic:pic>
                      <pic:pic xmlns:pic="http://schemas.openxmlformats.org/drawingml/2006/picture">
                        <pic:nvPicPr>
                          <pic:cNvPr id="29" name="Picture 29"/>
                          <pic:cNvPicPr>
                            <a:picLocks noChangeAspect="1"/>
                          </pic:cNvPicPr>
                        </pic:nvPicPr>
                        <pic:blipFill>
                          <a:blip r:embed="rId10"/>
                          <a:stretch>
                            <a:fillRect/>
                          </a:stretch>
                        </pic:blipFill>
                        <pic:spPr>
                          <a:xfrm>
                            <a:off x="9403433" y="211687"/>
                            <a:ext cx="1404634" cy="1632737"/>
                          </a:xfrm>
                          <a:prstGeom prst="rect">
                            <a:avLst/>
                          </a:prstGeom>
                        </pic:spPr>
                      </pic:pic>
                    </wpg:wgp>
                  </a:graphicData>
                </a:graphic>
              </wp:inline>
            </w:drawing>
          </mc:Choice>
          <mc:Fallback xmlns:mv="urn:schemas-microsoft-com:mac:vml" xmlns:mo="http://schemas.microsoft.com/office/mac/office/2008/main">
            <w:pict>
              <v:group w14:anchorId="684A1B45" id="Group 1" o:spid="_x0000_s1026" style="width:468pt;height:150.6pt;mso-position-horizontal-relative:char;mso-position-vertical-relative:line" coordsize="10808067,347790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G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b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W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">
                <v:group id="Group 20" o:spid="_x0000_s1027" style="position:absolute;width:9723647;height:3477901" coordsize="9723647,34779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group id="Group 21" o:spid="_x0000_s1028" style="position:absolute;width:9723647;height:3477901" coordsize="11557000,4133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o:lock v:ext="edit" aspectratio="t"/>
                    <v:shape id="Picture 22" o:spid="_x0000_s1029" type="#_x0000_t75" style="position:absolute;top:69645;width:11557000;height:40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M&#10;KvXCAAAA2wAAAA8AAABkcnMvZG93bnJldi54bWxEj9FqwkAURN8L/sNyBd/qxoBSoqtEsWDxxaof&#10;cMles9Hs3ZDdJunfu4WCj8PMnGFWm8HWoqPWV44VzKYJCOLC6YpLBdfL5/sHCB+QNdaOScEvedis&#10;R28rzLTr+Zu6cyhFhLDPUIEJocmk9IUhi37qGuLo3VxrMUTZllK32Ee4rWWaJAtpseK4YLChnaHi&#10;cf6xCi696fbp19wFf7rv58dtLreLXKnJeMiXIAIN4RX+bx+0gjSFvy/xB8j1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zCr1wgAAANsAAAAPAAAAAAAAAAAAAAAAAJwCAABk&#10;cnMvZG93bnJldi54bWxQSwUGAAAAAAQABAD3AAAAiwMAAAAA&#10;">
                      <v:imagedata r:id="rId22" o:title=""/>
                      <v:path arrowok="t"/>
                    </v:shape>
                    <v:rect id="Rectangle 23" o:spid="_x0000_s1030" style="position:absolute;left:1083597;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aoxAAA&#10;ANsAAAAPAAAAZHJzL2Rvd25yZXYueG1sRI9BawIxFITvhf6H8Aq9lJqtgVJWo7QFwYsHrZQeH5vn&#10;Jrh5WTZxd+2vN4LgcZiZb5j5cvSN6KmLLrCGt0kBgrgKxnGtYf+zev0AEROywSYwaThThOXi8WGO&#10;pQkDb6nfpVpkCMcSNdiU2lLKWFnyGCehJc7eIXQeU5ZdLU2HQ4b7Rk6L4l16dJwXLLb0bak67k5e&#10;w+as1Lp/Ucdh71Tt/uXf168NWj8/jZ8zEInGdA/f2mujYarg+iX/ALm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3Z2qMQAAADbAAAADwAAAAAAAAAAAAAAAACXAgAAZHJzL2Rv&#10;d25yZXYueG1sUEsFBgAAAAAEAAQA9QAAAIgDAAAAAA==&#10;" fillcolor="white [3212]" stroked="f" strokeweight="1pt"/>
                    <v:rect id="Rectangle 24" o:spid="_x0000_s1031" style="position:absolute;left:8978901;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7cxQAA&#10;ANsAAAAPAAAAZHJzL2Rvd25yZXYueG1sRI9PawIxFMTvBb9DeIKXUrO6Rc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f7tzFAAAA2wAAAA8AAAAAAAAAAAAAAAAAlwIAAGRycy9k&#10;b3ducmV2LnhtbFBLBQYAAAAABAAEAPUAAACJAwAAAAA=&#10;" fillcolor="white [3212]" stroked="f" strokeweight="1pt"/>
                    <v:rect id="Rectangle 25" o:spid="_x0000_s1032" style="position:absolute;left:5031249;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0tHxQAA&#10;ANsAAAAPAAAAZHJzL2Rvd25yZXYueG1sRI9PawIxFMTvBb9DeIKXUrO6VM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S0fFAAAA2wAAAA8AAAAAAAAAAAAAAAAAlwIAAGRycy9k&#10;b3ducmV2LnhtbFBLBQYAAAAABAAEAPUAAACJAwAAAAA=&#10;" fillcolor="white [3212]" stroked="f" strokeweight="1pt"/>
                  </v:group>
                  <v:shape id="Picture 26" o:spid="_x0000_s1033" type="#_x0000_t75" style="position:absolute;left:2119566;top:1898787;width:630936;height:844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M&#10;1B3DAAAA2wAAAA8AAABkcnMvZG93bnJldi54bWxEj0FrAjEUhO+C/yG8Qm+aVYrK1igiWkQo6Cqe&#10;H5vXzdLkZdlEd/33TaHQ4zAz3zDLde+seFAbas8KJuMMBHHpdc2VgutlP1qACBFZo/VMCp4UYL0a&#10;DpaYa9/xmR5FrESCcMhRgYmxyaUMpSGHYewb4uR9+dZhTLKtpG6xS3Bn5TTLZtJhzWnBYENbQ+V3&#10;cXcKjsXbbRcX2+p4MJvTc95NPu2HVer1pd+8g4jUx//wX/ugFUxn8Psl/QC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UzUHcMAAADbAAAADwAAAAAAAAAAAAAAAACcAgAA&#10;ZHJzL2Rvd25yZXYueG1sUEsFBgAAAAAEAAQA9wAAAIwDAAAAAA==&#10;">
                    <v:imagedata r:id="rId23" o:title=""/>
                    <v:path arrowok="t"/>
                  </v:shape>
                  <v:shape id="Picture 27" o:spid="_x0000_s1034" type="#_x0000_t75" style="position:absolute;left:4372627;top:1982295;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r&#10;l4fAAAAA2wAAAA8AAABkcnMvZG93bnJldi54bWxEj0urwjAUhPfC/Q/hCO401YWPXqPIBcGtj427&#10;Q3JuW9qclCa1rb/eCILLYWa+Ybb73lbiQY0vHCuYzxIQxNqZgjMFt+txugbhA7LByjEpGMjDfvcz&#10;2mJqXMdnelxCJiKEfYoK8hDqVEqvc7LoZ64mjt6/ayyGKJtMmga7CLeVXCTJUlosOC7kWNNfTrq8&#10;tFZBqzN9G9qh5Orsy+vm2fm7PSg1GfeHXxCB+vANf9ono2CxgveX+APk7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uXh8AAAADbAAAADwAAAAAAAAAAAAAAAACcAgAAZHJz&#10;L2Rvd25yZXYueG1sUEsFBgAAAAAEAAQA9wAAAIkDAAAAAA==&#10;">
                    <v:imagedata r:id="rId19" o:title="" cropleft="-3150f"/>
                    <v:path arrowok="t"/>
                  </v:shape>
                </v:group>
                <v:shape id="Picture 28" o:spid="_x0000_s1035" type="#_x0000_t75" style="position:absolute;left:9403433;top:1844424;width:1404634;height:9059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2y&#10;Te3AAAAA2wAAAA8AAABkcnMvZG93bnJldi54bWxET8uKwjAU3Q/4D+EK7sZ0ishQjUUGfIBuxgpu&#10;L821KW1uShO1+vVmMTDLw3kv88G24k69rx0r+JomIIhLp2uuFJyLzec3CB+QNbaOScGTPOSr0ccS&#10;M+0e/Ev3U6hEDGGfoQITQpdJ6UtDFv3UdcSRu7reYoiwr6Tu8RHDbSvTJJlLizXHBoMd/Rgqm9PN&#10;KmjsZT0/F+lxtksPQb7K2dFsnVKT8bBegAg0hH/xn3uvFaRxbPwSf4Bc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bJN7cAAAADbAAAADwAAAAAAAAAAAAAAAACcAgAAZHJz&#10;L2Rvd25yZXYueG1sUEsFBgAAAAAEAAQA9wAAAIkDAAAAAA==&#10;">
                  <v:imagedata r:id="rId13" o:title=""/>
                  <v:path arrowok="t"/>
                </v:shape>
                <v:shape id="Picture 29" o:spid="_x0000_s1036" type="#_x0000_t75" style="position:absolute;left:9403433;top:211687;width:1404634;height:16327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j0&#10;asHCAAAA2wAAAA8AAABkcnMvZG93bnJldi54bWxEj92KwjAUhO8F3yEcwTtNFV20GkVWBL1Zfx/g&#10;0BzbYnPSbWKtPv1mQfBymJlvmPmyMYWoqXK5ZQWDfgSCOLE651TB5bzpTUA4j6yxsEwKnuRguWi3&#10;5hhr++Aj1SefigBhF6OCzPsyltIlGRl0fVsSB+9qK4M+yCqVusJHgJtCDqPoSxrMOSxkWNJ3Rsnt&#10;dDcKbr+yfk1Gu/1hb4/JIa1L+lmPlep2mtUMhKfGf8Lv9lYrGE7h/0v4AXLx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Y9GrBwgAAANsAAAAPAAAAAAAAAAAAAAAAAJwCAABk&#10;cnMvZG93bnJldi54bWxQSwUGAAAAAAQABAD3AAAAiwMAAAAA&#10;">
                  <v:imagedata r:id="rId14" o:title=""/>
                  <v:path arrowok="t"/>
                </v:shape>
                <w10:anchorlock/>
              </v:group>
            </w:pict>
          </mc:Fallback>
        </mc:AlternateContent>
      </w:r>
    </w:p>
    <w:p w14:paraId="72368CDF" w14:textId="3E48B296" w:rsidR="00DE3277" w:rsidRDefault="009A4000" w:rsidP="005E6F93">
      <w:r>
        <w:rPr>
          <w:rFonts w:ascii="Times New Roman" w:eastAsia="Times New Roman" w:hAnsi="Times New Roman" w:cs="Times New Roman"/>
        </w:rPr>
        <w:t>Figure 4: BPT Diagram and Temperature Diagnostic diagram with models featuring 0.5 &lt; Z &lt; 5 and 0.5 &lt; grains &lt;</w:t>
      </w:r>
      <w:r w:rsidR="00BC7784">
        <w:rPr>
          <w:rFonts w:ascii="Times New Roman" w:eastAsia="Times New Roman" w:hAnsi="Times New Roman" w:cs="Times New Roman"/>
        </w:rPr>
        <w:t xml:space="preserve"> </w:t>
      </w:r>
      <w:r>
        <w:rPr>
          <w:rFonts w:ascii="Times New Roman" w:eastAsia="Times New Roman" w:hAnsi="Times New Roman" w:cs="Times New Roman"/>
        </w:rPr>
        <w:t>5.</w:t>
      </w:r>
      <w:ins w:id="43" w:author="Chris Richardson" w:date="2019-04-13T15:40:00Z">
        <w:r w:rsidR="006F6526">
          <w:rPr>
            <w:rFonts w:ascii="Times New Roman" w:eastAsia="Times New Roman" w:hAnsi="Times New Roman" w:cs="Times New Roman"/>
          </w:rPr>
          <w:t xml:space="preserve"> [Truncate the y-axis </w:t>
        </w:r>
      </w:ins>
      <w:ins w:id="44" w:author="Chris Richardson" w:date="2019-04-13T15:41:00Z">
        <w:r w:rsidR="006F6526">
          <w:rPr>
            <w:rFonts w:ascii="Times New Roman" w:eastAsia="Times New Roman" w:hAnsi="Times New Roman" w:cs="Times New Roman"/>
          </w:rPr>
          <w:t>at -1.0 for [N II] / [O II]]</w:t>
        </w:r>
      </w:ins>
    </w:p>
    <w:p w14:paraId="41B10C8C" w14:textId="77777777" w:rsidR="00DE3277" w:rsidRDefault="00DE3277" w:rsidP="00DE3277">
      <w:pPr>
        <w:ind w:firstLine="360"/>
      </w:pPr>
      <w:r>
        <w:t xml:space="preserve">[[[Turbulence shows interesting results because it gives high </w:t>
      </w:r>
      <w:proofErr w:type="spellStart"/>
      <w:proofErr w:type="gramStart"/>
      <w:r>
        <w:t>Te</w:t>
      </w:r>
      <w:proofErr w:type="spellEnd"/>
      <w:r>
        <w:t>, but</w:t>
      </w:r>
      <w:proofErr w:type="gramEnd"/>
      <w:r>
        <w:t xml:space="preserve"> puts the grids in the LINER category. This could be a result of turbulence being present in some clouds of an AGN NLR and causing high [OIII]4363 observations and LINER characteristics, though the turbulence doesn’t permeate through the entire NLR.]]]] Should this go in discussion/future work? [BETTER TO PUT THIS IN FUTURE WORK]</w:t>
      </w:r>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94384" w:rsidRDefault="00B70090" w:rsidP="00FE4F6C">
      <w:pPr>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Albareti</w:t>
      </w:r>
      <w:proofErr w:type="spellEnd"/>
      <w:r w:rsidRPr="00F94384">
        <w:rPr>
          <w:rFonts w:ascii="Times New Roman" w:hAnsi="Times New Roman" w:cs="Times New Roman"/>
          <w:color w:val="000000" w:themeColor="text1"/>
        </w:rPr>
        <w:t xml:space="preserve"> et al., 2015,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xml:space="preserve">: 1501.00963 </w:t>
      </w:r>
    </w:p>
    <w:p w14:paraId="442DA6A3" w14:textId="265EA3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lastRenderedPageBreak/>
        <w:t xml:space="preserve">Baldwin, J., et al. 1991,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374, 580-609</w:t>
      </w:r>
    </w:p>
    <w:p w14:paraId="2E6B7A96"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Phillips, M., </w:t>
      </w:r>
      <w:proofErr w:type="spellStart"/>
      <w:r w:rsidRPr="00F94384">
        <w:rPr>
          <w:rFonts w:ascii="Times New Roman" w:hAnsi="Times New Roman" w:cs="Times New Roman"/>
          <w:color w:val="000000" w:themeColor="text1"/>
        </w:rPr>
        <w:t>Terlevich</w:t>
      </w:r>
      <w:proofErr w:type="spellEnd"/>
      <w:r w:rsidRPr="00F94384">
        <w:rPr>
          <w:rFonts w:ascii="Times New Roman" w:hAnsi="Times New Roman" w:cs="Times New Roman"/>
          <w:color w:val="000000" w:themeColor="text1"/>
        </w:rPr>
        <w:t xml:space="preserve">, R., 1981, PASP, 93, 5-19 </w:t>
      </w:r>
    </w:p>
    <w:p w14:paraId="4520B013" w14:textId="620FFFD2" w:rsidR="000E4280" w:rsidRPr="00F94384" w:rsidRDefault="000E428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Cowie, L.L., </w:t>
      </w:r>
      <w:proofErr w:type="spellStart"/>
      <w:r w:rsidRPr="00F94384">
        <w:rPr>
          <w:rFonts w:ascii="Times New Roman" w:hAnsi="Times New Roman" w:cs="Times New Roman"/>
          <w:color w:val="000000" w:themeColor="text1"/>
        </w:rPr>
        <w:t>Songaila</w:t>
      </w:r>
      <w:proofErr w:type="spellEnd"/>
      <w:r w:rsidRPr="00F94384">
        <w:rPr>
          <w:rFonts w:ascii="Times New Roman" w:hAnsi="Times New Roman" w:cs="Times New Roman"/>
          <w:color w:val="000000" w:themeColor="text1"/>
        </w:rPr>
        <w:t>, A., 1986, ARA&amp;A, 24, 499-535</w:t>
      </w:r>
    </w:p>
    <w:p w14:paraId="1B852DD5"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et al., 2013,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1302.4485</w:t>
      </w:r>
    </w:p>
    <w:p w14:paraId="6E4B6312" w14:textId="20F55124"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w:t>
      </w:r>
      <w:proofErr w:type="spellStart"/>
      <w:r w:rsidRPr="00F94384">
        <w:rPr>
          <w:rFonts w:ascii="Times New Roman" w:hAnsi="Times New Roman" w:cs="Times New Roman"/>
          <w:color w:val="000000" w:themeColor="text1"/>
        </w:rPr>
        <w:t>Netzer</w:t>
      </w:r>
      <w:proofErr w:type="spellEnd"/>
      <w:r w:rsidRPr="00F94384">
        <w:rPr>
          <w:rFonts w:ascii="Times New Roman" w:hAnsi="Times New Roman" w:cs="Times New Roman"/>
          <w:color w:val="000000" w:themeColor="text1"/>
        </w:rPr>
        <w:t xml:space="preserve">, H., 1983,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264, 105-113</w:t>
      </w:r>
    </w:p>
    <w:p w14:paraId="2D0CA794" w14:textId="3079AF96"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Hamann, F., </w:t>
      </w:r>
      <w:proofErr w:type="spellStart"/>
      <w:r w:rsidRPr="00F94384">
        <w:rPr>
          <w:rFonts w:ascii="Times New Roman" w:hAnsi="Times New Roman" w:cs="Times New Roman"/>
          <w:color w:val="000000" w:themeColor="text1"/>
        </w:rPr>
        <w:t>Korista</w:t>
      </w:r>
      <w:proofErr w:type="spellEnd"/>
      <w:r w:rsidRPr="00F94384">
        <w:rPr>
          <w:rFonts w:ascii="Times New Roman" w:hAnsi="Times New Roman" w:cs="Times New Roman"/>
          <w:color w:val="000000" w:themeColor="text1"/>
        </w:rPr>
        <w:t xml:space="preserve">, K.T.,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G.J., Warner, C., Baldwin, J., 2002,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564, 2, 592-603</w:t>
      </w:r>
    </w:p>
    <w:p w14:paraId="0718513D" w14:textId="324678EF" w:rsidR="00B07AFB"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Grevesse</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Asplund</w:t>
      </w:r>
      <w:proofErr w:type="spellEnd"/>
      <w:r w:rsidRPr="00F94384">
        <w:rPr>
          <w:rFonts w:ascii="Times New Roman" w:hAnsi="Times New Roman" w:cs="Times New Roman"/>
          <w:color w:val="000000" w:themeColor="text1"/>
        </w:rPr>
        <w:t xml:space="preserve">, M., </w:t>
      </w:r>
      <w:proofErr w:type="spellStart"/>
      <w:r w:rsidRPr="00F94384">
        <w:rPr>
          <w:rFonts w:ascii="Times New Roman" w:hAnsi="Times New Roman" w:cs="Times New Roman"/>
          <w:color w:val="000000" w:themeColor="text1"/>
        </w:rPr>
        <w:t>Sauval</w:t>
      </w:r>
      <w:proofErr w:type="spellEnd"/>
      <w:r w:rsidRPr="00F94384">
        <w:rPr>
          <w:rFonts w:ascii="Times New Roman" w:hAnsi="Times New Roman" w:cs="Times New Roman"/>
          <w:color w:val="000000" w:themeColor="text1"/>
        </w:rPr>
        <w:t xml:space="preserve">, A.J., Scott, P., 2010, </w:t>
      </w:r>
      <w:proofErr w:type="spellStart"/>
      <w:r w:rsidRPr="00F94384">
        <w:rPr>
          <w:rFonts w:ascii="Times New Roman" w:hAnsi="Times New Roman" w:cs="Times New Roman"/>
          <w:color w:val="000000" w:themeColor="text1"/>
        </w:rPr>
        <w:t>Ap&amp;SS</w:t>
      </w:r>
      <w:proofErr w:type="spellEnd"/>
      <w:r w:rsidRPr="00F94384">
        <w:rPr>
          <w:rFonts w:ascii="Times New Roman" w:hAnsi="Times New Roman" w:cs="Times New Roman"/>
          <w:color w:val="000000" w:themeColor="text1"/>
        </w:rPr>
        <w:t>, 328, 1-2, 179-183</w:t>
      </w:r>
    </w:p>
    <w:p w14:paraId="0E0A5505" w14:textId="22FE1092"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Grupe</w:t>
      </w:r>
      <w:proofErr w:type="spellEnd"/>
      <w:r w:rsidRPr="00F94384">
        <w:rPr>
          <w:rFonts w:ascii="Times New Roman" w:hAnsi="Times New Roman" w:cs="Times New Roman"/>
          <w:color w:val="000000" w:themeColor="text1"/>
        </w:rPr>
        <w:t xml:space="preserve">, D., </w:t>
      </w:r>
      <w:proofErr w:type="spellStart"/>
      <w:r w:rsidRPr="00F94384">
        <w:rPr>
          <w:rFonts w:ascii="Times New Roman" w:hAnsi="Times New Roman" w:cs="Times New Roman"/>
          <w:color w:val="000000" w:themeColor="text1"/>
        </w:rPr>
        <w:t>Komossa</w:t>
      </w:r>
      <w:proofErr w:type="spellEnd"/>
      <w:r w:rsidRPr="00F94384">
        <w:rPr>
          <w:rFonts w:ascii="Times New Roman" w:hAnsi="Times New Roman" w:cs="Times New Roman"/>
          <w:color w:val="000000" w:themeColor="text1"/>
        </w:rPr>
        <w:t xml:space="preserve">, S., </w:t>
      </w:r>
      <w:proofErr w:type="spellStart"/>
      <w:r w:rsidRPr="00F94384">
        <w:rPr>
          <w:rFonts w:ascii="Times New Roman" w:hAnsi="Times New Roman" w:cs="Times New Roman"/>
          <w:color w:val="000000" w:themeColor="text1"/>
        </w:rPr>
        <w:t>Leighly</w:t>
      </w:r>
      <w:proofErr w:type="spellEnd"/>
      <w:r w:rsidRPr="00F94384">
        <w:rPr>
          <w:rFonts w:ascii="Times New Roman" w:hAnsi="Times New Roman" w:cs="Times New Roman"/>
          <w:color w:val="000000" w:themeColor="text1"/>
        </w:rPr>
        <w:t xml:space="preserve">, K., Page, K., 2010,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187, 1</w:t>
      </w:r>
    </w:p>
    <w:p w14:paraId="4C7E0DCB" w14:textId="77777777" w:rsidR="001843A2" w:rsidRPr="00F94384" w:rsidRDefault="001843A2"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Kewley</w:t>
      </w:r>
      <w:proofErr w:type="spellEnd"/>
      <w:r w:rsidRPr="00F94384">
        <w:rPr>
          <w:rFonts w:ascii="Times New Roman" w:hAnsi="Times New Roman" w:cs="Times New Roman"/>
          <w:color w:val="000000" w:themeColor="text1"/>
        </w:rPr>
        <w:t>, L., Groves, B., Kauffmann, G., Heckman, T., 2006, MNRAS, 372, 961</w:t>
      </w:r>
    </w:p>
    <w:p w14:paraId="03FFC0ED" w14:textId="3320522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Indriolo</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Geballe</w:t>
      </w:r>
      <w:proofErr w:type="spellEnd"/>
      <w:r w:rsidRPr="00F94384">
        <w:rPr>
          <w:rFonts w:ascii="Times New Roman" w:hAnsi="Times New Roman" w:cs="Times New Roman"/>
          <w:color w:val="000000" w:themeColor="text1"/>
        </w:rPr>
        <w:t xml:space="preserve">, T.R., Oka, T., McCall, B.J., 2007,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671, 2, 1736-1747</w:t>
      </w:r>
    </w:p>
    <w:p w14:paraId="2006D4C8"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Jenkins, E. B., 1987, ASSL, 533-559</w:t>
      </w:r>
    </w:p>
    <w:p w14:paraId="54216404" w14:textId="018441B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rPr>
        <w:t>Komossa</w:t>
      </w:r>
      <w:proofErr w:type="spellEnd"/>
      <w:r w:rsidRPr="00F94384">
        <w:rPr>
          <w:rFonts w:ascii="Times New Roman" w:hAnsi="Times New Roman" w:cs="Times New Roman"/>
        </w:rPr>
        <w:t>, S., Schulz, H., 1997, Astronomy and Astrophysics, 323, 31-46</w:t>
      </w:r>
    </w:p>
    <w:p w14:paraId="22A77C6E"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Osterbrock, D.,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2006, </w:t>
      </w:r>
      <w:r w:rsidRPr="00F94384">
        <w:rPr>
          <w:rFonts w:ascii="Times New Roman" w:hAnsi="Times New Roman" w:cs="Times New Roman"/>
          <w:i/>
          <w:iCs/>
          <w:color w:val="000000" w:themeColor="text1"/>
        </w:rPr>
        <w:t>Astrophysics of Gaseous Nebulae and Active Galactic Nuclei</w:t>
      </w:r>
    </w:p>
    <w:p w14:paraId="671B00E3" w14:textId="56698A5C" w:rsidR="00E40F6A" w:rsidRPr="00F94384" w:rsidRDefault="006C687B" w:rsidP="00F94384">
      <w:pPr>
        <w:widowControl w:val="0"/>
        <w:autoSpaceDE w:val="0"/>
        <w:autoSpaceDN w:val="0"/>
        <w:adjustRightInd w:val="0"/>
        <w:rPr>
          <w:rFonts w:ascii="Times New Roman" w:hAnsi="Times New Roman" w:cs="Times New Roman"/>
        </w:rPr>
      </w:pPr>
      <w:r w:rsidRPr="00F94384">
        <w:rPr>
          <w:rFonts w:ascii="Times New Roman" w:hAnsi="Times New Roman" w:cs="Times New Roman"/>
          <w:color w:val="000000" w:themeColor="text1"/>
        </w:rPr>
        <w:t>Richardson, C., Allen, J., Baldwin, J</w:t>
      </w:r>
      <w:r w:rsidR="00970490" w:rsidRPr="00F94384">
        <w:rPr>
          <w:rFonts w:ascii="Times New Roman" w:hAnsi="Times New Roman" w:cs="Times New Roman"/>
          <w:color w:val="000000" w:themeColor="text1"/>
        </w:rPr>
        <w:t xml:space="preserve">., Hewett, P., </w:t>
      </w:r>
      <w:proofErr w:type="spellStart"/>
      <w:r w:rsidR="00970490" w:rsidRPr="00F94384">
        <w:rPr>
          <w:rFonts w:ascii="Times New Roman" w:hAnsi="Times New Roman" w:cs="Times New Roman"/>
          <w:color w:val="000000" w:themeColor="text1"/>
        </w:rPr>
        <w:t>Ferland</w:t>
      </w:r>
      <w:proofErr w:type="spellEnd"/>
      <w:r w:rsidR="00970490" w:rsidRPr="00F94384">
        <w:rPr>
          <w:rFonts w:ascii="Times New Roman" w:hAnsi="Times New Roman" w:cs="Times New Roman"/>
          <w:color w:val="000000" w:themeColor="text1"/>
        </w:rPr>
        <w:t>, G., 2014</w:t>
      </w:r>
      <w:r w:rsidRPr="00F94384">
        <w:rPr>
          <w:rFonts w:ascii="Times New Roman" w:hAnsi="Times New Roman" w:cs="Times New Roman"/>
          <w:color w:val="000000" w:themeColor="text1"/>
        </w:rPr>
        <w:t>, MNRAS, 437, 2376</w:t>
      </w:r>
    </w:p>
    <w:p w14:paraId="58A9E9EE" w14:textId="172BE124" w:rsidR="00E40F6A" w:rsidRPr="00F94384" w:rsidRDefault="0017450F" w:rsidP="00FE4F6C">
      <w:pPr>
        <w:rPr>
          <w:rFonts w:ascii="Times New Roman" w:hAnsi="Times New Roman" w:cs="Times New Roman"/>
        </w:rPr>
      </w:pPr>
      <w:r w:rsidRPr="00F94384">
        <w:rPr>
          <w:rFonts w:ascii="Times New Roman" w:hAnsi="Times New Roman" w:cs="Times New Roman"/>
        </w:rPr>
        <w:t>Zhang, Z.T., Liang, Y.C., Hammer, F.</w:t>
      </w:r>
      <w:proofErr w:type="gramStart"/>
      <w:r w:rsidRPr="00F94384">
        <w:rPr>
          <w:rFonts w:ascii="Times New Roman" w:hAnsi="Times New Roman" w:cs="Times New Roman"/>
        </w:rPr>
        <w:t>,  2013</w:t>
      </w:r>
      <w:proofErr w:type="gramEnd"/>
      <w:r w:rsidRPr="00F94384">
        <w:rPr>
          <w:rFonts w:ascii="Times New Roman" w:hAnsi="Times New Roman" w:cs="Times New Roman"/>
        </w:rPr>
        <w:t>,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4F9C5" w14:textId="77777777" w:rsidR="004F3926" w:rsidRDefault="004F3926" w:rsidP="00BF56C9">
      <w:r>
        <w:separator/>
      </w:r>
    </w:p>
  </w:endnote>
  <w:endnote w:type="continuationSeparator" w:id="0">
    <w:p w14:paraId="4DCD3CCF" w14:textId="77777777" w:rsidR="004F3926" w:rsidRDefault="004F3926"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0BD52" w14:textId="77777777" w:rsidR="004F3926" w:rsidRDefault="004F3926" w:rsidP="00BF56C9">
      <w:r>
        <w:separator/>
      </w:r>
    </w:p>
  </w:footnote>
  <w:footnote w:type="continuationSeparator" w:id="0">
    <w:p w14:paraId="1C9E5281" w14:textId="77777777" w:rsidR="004F3926" w:rsidRDefault="004F3926" w:rsidP="00BF56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4D"/>
    <w:rsid w:val="00000A64"/>
    <w:rsid w:val="00007F0E"/>
    <w:rsid w:val="0002161D"/>
    <w:rsid w:val="00025CC9"/>
    <w:rsid w:val="00032C9E"/>
    <w:rsid w:val="0003568B"/>
    <w:rsid w:val="00040D0F"/>
    <w:rsid w:val="00044315"/>
    <w:rsid w:val="00045D38"/>
    <w:rsid w:val="000476D0"/>
    <w:rsid w:val="0004784D"/>
    <w:rsid w:val="000565BB"/>
    <w:rsid w:val="00060407"/>
    <w:rsid w:val="00065A9E"/>
    <w:rsid w:val="00075912"/>
    <w:rsid w:val="0007748A"/>
    <w:rsid w:val="00085291"/>
    <w:rsid w:val="00085CC3"/>
    <w:rsid w:val="000A4667"/>
    <w:rsid w:val="000B0BD4"/>
    <w:rsid w:val="000B3A1A"/>
    <w:rsid w:val="000B3DE8"/>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2FEB"/>
    <w:rsid w:val="001843A2"/>
    <w:rsid w:val="0018546B"/>
    <w:rsid w:val="00187B78"/>
    <w:rsid w:val="00194855"/>
    <w:rsid w:val="001974D9"/>
    <w:rsid w:val="001A0A85"/>
    <w:rsid w:val="001A134D"/>
    <w:rsid w:val="001A1B20"/>
    <w:rsid w:val="001A3EBC"/>
    <w:rsid w:val="001A7377"/>
    <w:rsid w:val="001B7D3E"/>
    <w:rsid w:val="001C792A"/>
    <w:rsid w:val="001C7D50"/>
    <w:rsid w:val="001D14F5"/>
    <w:rsid w:val="001D2084"/>
    <w:rsid w:val="001D2958"/>
    <w:rsid w:val="001E4245"/>
    <w:rsid w:val="001E4530"/>
    <w:rsid w:val="001E5FDB"/>
    <w:rsid w:val="001E650F"/>
    <w:rsid w:val="001F097A"/>
    <w:rsid w:val="001F5311"/>
    <w:rsid w:val="00200155"/>
    <w:rsid w:val="002056DD"/>
    <w:rsid w:val="002106EA"/>
    <w:rsid w:val="00212293"/>
    <w:rsid w:val="00213029"/>
    <w:rsid w:val="00214491"/>
    <w:rsid w:val="00230E2B"/>
    <w:rsid w:val="00235593"/>
    <w:rsid w:val="002471C9"/>
    <w:rsid w:val="00251286"/>
    <w:rsid w:val="00253382"/>
    <w:rsid w:val="00265C7A"/>
    <w:rsid w:val="002764EB"/>
    <w:rsid w:val="002766A3"/>
    <w:rsid w:val="00277816"/>
    <w:rsid w:val="00281EEE"/>
    <w:rsid w:val="00296D04"/>
    <w:rsid w:val="002A3DF8"/>
    <w:rsid w:val="002C5C5C"/>
    <w:rsid w:val="002D23B9"/>
    <w:rsid w:val="002D359F"/>
    <w:rsid w:val="002D4EAF"/>
    <w:rsid w:val="002F354D"/>
    <w:rsid w:val="002F3629"/>
    <w:rsid w:val="002F46E6"/>
    <w:rsid w:val="0030530A"/>
    <w:rsid w:val="003111FE"/>
    <w:rsid w:val="003139AF"/>
    <w:rsid w:val="00314C10"/>
    <w:rsid w:val="00316E9B"/>
    <w:rsid w:val="00325FF6"/>
    <w:rsid w:val="0032606F"/>
    <w:rsid w:val="0032720B"/>
    <w:rsid w:val="00333CA0"/>
    <w:rsid w:val="00337DEE"/>
    <w:rsid w:val="00370506"/>
    <w:rsid w:val="0038297B"/>
    <w:rsid w:val="003871DA"/>
    <w:rsid w:val="00392FBF"/>
    <w:rsid w:val="0039321D"/>
    <w:rsid w:val="003A116C"/>
    <w:rsid w:val="003A664D"/>
    <w:rsid w:val="003B3E49"/>
    <w:rsid w:val="003B3E8B"/>
    <w:rsid w:val="003B3F9E"/>
    <w:rsid w:val="003B47B9"/>
    <w:rsid w:val="003B74E2"/>
    <w:rsid w:val="003B7E9F"/>
    <w:rsid w:val="003C4D99"/>
    <w:rsid w:val="003C674B"/>
    <w:rsid w:val="003D4F50"/>
    <w:rsid w:val="003E16E5"/>
    <w:rsid w:val="003F1593"/>
    <w:rsid w:val="003F3BD4"/>
    <w:rsid w:val="003F48E4"/>
    <w:rsid w:val="0040201F"/>
    <w:rsid w:val="004101C6"/>
    <w:rsid w:val="00416022"/>
    <w:rsid w:val="004307B9"/>
    <w:rsid w:val="00435476"/>
    <w:rsid w:val="004423EE"/>
    <w:rsid w:val="00445183"/>
    <w:rsid w:val="0046620A"/>
    <w:rsid w:val="0048786E"/>
    <w:rsid w:val="004941CD"/>
    <w:rsid w:val="00494A69"/>
    <w:rsid w:val="004A7227"/>
    <w:rsid w:val="004B2119"/>
    <w:rsid w:val="004B3DE7"/>
    <w:rsid w:val="004B4A9B"/>
    <w:rsid w:val="004C26B8"/>
    <w:rsid w:val="004D5659"/>
    <w:rsid w:val="004D5E95"/>
    <w:rsid w:val="004E30CE"/>
    <w:rsid w:val="004F0485"/>
    <w:rsid w:val="004F3926"/>
    <w:rsid w:val="004F4426"/>
    <w:rsid w:val="004F5C5C"/>
    <w:rsid w:val="0050187D"/>
    <w:rsid w:val="00501934"/>
    <w:rsid w:val="005042CB"/>
    <w:rsid w:val="00520286"/>
    <w:rsid w:val="00525A8C"/>
    <w:rsid w:val="005470F4"/>
    <w:rsid w:val="00550ADA"/>
    <w:rsid w:val="00551C58"/>
    <w:rsid w:val="0055623F"/>
    <w:rsid w:val="00560779"/>
    <w:rsid w:val="005619B3"/>
    <w:rsid w:val="00571907"/>
    <w:rsid w:val="00574219"/>
    <w:rsid w:val="005852A6"/>
    <w:rsid w:val="00590482"/>
    <w:rsid w:val="00596D6F"/>
    <w:rsid w:val="005A55B2"/>
    <w:rsid w:val="005B34CD"/>
    <w:rsid w:val="005D18E7"/>
    <w:rsid w:val="005D25FF"/>
    <w:rsid w:val="005D3B5F"/>
    <w:rsid w:val="005E0936"/>
    <w:rsid w:val="005E1416"/>
    <w:rsid w:val="005E6F93"/>
    <w:rsid w:val="005F3DDB"/>
    <w:rsid w:val="006072E8"/>
    <w:rsid w:val="00643463"/>
    <w:rsid w:val="00656F9D"/>
    <w:rsid w:val="006767E7"/>
    <w:rsid w:val="006774CF"/>
    <w:rsid w:val="00680F1C"/>
    <w:rsid w:val="00681B96"/>
    <w:rsid w:val="00694BEE"/>
    <w:rsid w:val="006A37C6"/>
    <w:rsid w:val="006B0A23"/>
    <w:rsid w:val="006C1684"/>
    <w:rsid w:val="006C687B"/>
    <w:rsid w:val="006D4A0B"/>
    <w:rsid w:val="006E64FD"/>
    <w:rsid w:val="006F6526"/>
    <w:rsid w:val="006F72C3"/>
    <w:rsid w:val="00703B8C"/>
    <w:rsid w:val="00704110"/>
    <w:rsid w:val="00711C3F"/>
    <w:rsid w:val="00711F8C"/>
    <w:rsid w:val="007122A4"/>
    <w:rsid w:val="00716059"/>
    <w:rsid w:val="0073721F"/>
    <w:rsid w:val="00743255"/>
    <w:rsid w:val="007436B2"/>
    <w:rsid w:val="00747478"/>
    <w:rsid w:val="00750157"/>
    <w:rsid w:val="00756DCE"/>
    <w:rsid w:val="0076000D"/>
    <w:rsid w:val="00785CCE"/>
    <w:rsid w:val="00794AE2"/>
    <w:rsid w:val="007A10CD"/>
    <w:rsid w:val="007A177E"/>
    <w:rsid w:val="007A2D50"/>
    <w:rsid w:val="007A4C58"/>
    <w:rsid w:val="007B2B64"/>
    <w:rsid w:val="007B3B3B"/>
    <w:rsid w:val="007C2537"/>
    <w:rsid w:val="007C4638"/>
    <w:rsid w:val="007C6C45"/>
    <w:rsid w:val="007E2B10"/>
    <w:rsid w:val="00814A5B"/>
    <w:rsid w:val="00822CD6"/>
    <w:rsid w:val="00823603"/>
    <w:rsid w:val="00825396"/>
    <w:rsid w:val="0083048A"/>
    <w:rsid w:val="0083100E"/>
    <w:rsid w:val="008318F0"/>
    <w:rsid w:val="00856799"/>
    <w:rsid w:val="0086427B"/>
    <w:rsid w:val="00865D17"/>
    <w:rsid w:val="0087517E"/>
    <w:rsid w:val="008773A9"/>
    <w:rsid w:val="00877ACA"/>
    <w:rsid w:val="0088120E"/>
    <w:rsid w:val="00881A6B"/>
    <w:rsid w:val="00882100"/>
    <w:rsid w:val="0089788D"/>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7DC"/>
    <w:rsid w:val="00990FAB"/>
    <w:rsid w:val="0099621B"/>
    <w:rsid w:val="009971F6"/>
    <w:rsid w:val="009A2868"/>
    <w:rsid w:val="009A4000"/>
    <w:rsid w:val="009A66AC"/>
    <w:rsid w:val="009A70E9"/>
    <w:rsid w:val="009B6685"/>
    <w:rsid w:val="009B7421"/>
    <w:rsid w:val="009C1952"/>
    <w:rsid w:val="009C64AF"/>
    <w:rsid w:val="009C6C65"/>
    <w:rsid w:val="009D187F"/>
    <w:rsid w:val="009E19F6"/>
    <w:rsid w:val="009F3CD6"/>
    <w:rsid w:val="009F463A"/>
    <w:rsid w:val="00A174BB"/>
    <w:rsid w:val="00A300A4"/>
    <w:rsid w:val="00A36083"/>
    <w:rsid w:val="00A523B3"/>
    <w:rsid w:val="00A536CD"/>
    <w:rsid w:val="00A61AFF"/>
    <w:rsid w:val="00A633AE"/>
    <w:rsid w:val="00A64ED0"/>
    <w:rsid w:val="00A71141"/>
    <w:rsid w:val="00A71215"/>
    <w:rsid w:val="00A719D6"/>
    <w:rsid w:val="00A7380D"/>
    <w:rsid w:val="00A74122"/>
    <w:rsid w:val="00A768DA"/>
    <w:rsid w:val="00A878A5"/>
    <w:rsid w:val="00A906FF"/>
    <w:rsid w:val="00A946E2"/>
    <w:rsid w:val="00A976A2"/>
    <w:rsid w:val="00AA66D1"/>
    <w:rsid w:val="00AB4BA4"/>
    <w:rsid w:val="00AB66D3"/>
    <w:rsid w:val="00AD22D6"/>
    <w:rsid w:val="00AD3127"/>
    <w:rsid w:val="00AE6B52"/>
    <w:rsid w:val="00AF488E"/>
    <w:rsid w:val="00AF6A09"/>
    <w:rsid w:val="00B07AFB"/>
    <w:rsid w:val="00B11D16"/>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73B0F"/>
    <w:rsid w:val="00B80B4C"/>
    <w:rsid w:val="00B822A9"/>
    <w:rsid w:val="00B851D9"/>
    <w:rsid w:val="00B940CF"/>
    <w:rsid w:val="00BA4AF3"/>
    <w:rsid w:val="00BB6960"/>
    <w:rsid w:val="00BC0C7E"/>
    <w:rsid w:val="00BC320B"/>
    <w:rsid w:val="00BC7784"/>
    <w:rsid w:val="00BD0D4D"/>
    <w:rsid w:val="00BD252E"/>
    <w:rsid w:val="00BD7B2B"/>
    <w:rsid w:val="00BE0853"/>
    <w:rsid w:val="00BE5B9E"/>
    <w:rsid w:val="00BF0C7A"/>
    <w:rsid w:val="00BF33AD"/>
    <w:rsid w:val="00BF56C9"/>
    <w:rsid w:val="00C01B94"/>
    <w:rsid w:val="00C079EA"/>
    <w:rsid w:val="00C121D6"/>
    <w:rsid w:val="00C15CE1"/>
    <w:rsid w:val="00C227CA"/>
    <w:rsid w:val="00C252C8"/>
    <w:rsid w:val="00C26980"/>
    <w:rsid w:val="00C35121"/>
    <w:rsid w:val="00C43C9E"/>
    <w:rsid w:val="00C47A71"/>
    <w:rsid w:val="00C60431"/>
    <w:rsid w:val="00C62A09"/>
    <w:rsid w:val="00C6459F"/>
    <w:rsid w:val="00C7156D"/>
    <w:rsid w:val="00C93B45"/>
    <w:rsid w:val="00CA0250"/>
    <w:rsid w:val="00CA3F7D"/>
    <w:rsid w:val="00CA5EC0"/>
    <w:rsid w:val="00CB0209"/>
    <w:rsid w:val="00CB4EE1"/>
    <w:rsid w:val="00CB513A"/>
    <w:rsid w:val="00CC0380"/>
    <w:rsid w:val="00CC3930"/>
    <w:rsid w:val="00CD3E7C"/>
    <w:rsid w:val="00D00C0E"/>
    <w:rsid w:val="00D0352B"/>
    <w:rsid w:val="00D040E2"/>
    <w:rsid w:val="00D043DF"/>
    <w:rsid w:val="00D111BB"/>
    <w:rsid w:val="00D11D9F"/>
    <w:rsid w:val="00D20E85"/>
    <w:rsid w:val="00D2365A"/>
    <w:rsid w:val="00D24023"/>
    <w:rsid w:val="00D27A6C"/>
    <w:rsid w:val="00D40B93"/>
    <w:rsid w:val="00D46175"/>
    <w:rsid w:val="00D55DE9"/>
    <w:rsid w:val="00D6363C"/>
    <w:rsid w:val="00D65E4D"/>
    <w:rsid w:val="00D67E48"/>
    <w:rsid w:val="00D77A3F"/>
    <w:rsid w:val="00D77F23"/>
    <w:rsid w:val="00D95B76"/>
    <w:rsid w:val="00D9767F"/>
    <w:rsid w:val="00DA2DD4"/>
    <w:rsid w:val="00DB143E"/>
    <w:rsid w:val="00DB796D"/>
    <w:rsid w:val="00DC434F"/>
    <w:rsid w:val="00DC4D5A"/>
    <w:rsid w:val="00DC5E6F"/>
    <w:rsid w:val="00DC71DE"/>
    <w:rsid w:val="00DD28B6"/>
    <w:rsid w:val="00DD3121"/>
    <w:rsid w:val="00DD4ABA"/>
    <w:rsid w:val="00DD4D7C"/>
    <w:rsid w:val="00DD615B"/>
    <w:rsid w:val="00DD627D"/>
    <w:rsid w:val="00DD767F"/>
    <w:rsid w:val="00DE3277"/>
    <w:rsid w:val="00DE41C1"/>
    <w:rsid w:val="00DF7249"/>
    <w:rsid w:val="00E0032B"/>
    <w:rsid w:val="00E02157"/>
    <w:rsid w:val="00E2797C"/>
    <w:rsid w:val="00E3708C"/>
    <w:rsid w:val="00E40B88"/>
    <w:rsid w:val="00E40F6A"/>
    <w:rsid w:val="00E42373"/>
    <w:rsid w:val="00E51860"/>
    <w:rsid w:val="00E51DCA"/>
    <w:rsid w:val="00E617B3"/>
    <w:rsid w:val="00E62094"/>
    <w:rsid w:val="00E646DD"/>
    <w:rsid w:val="00E7105B"/>
    <w:rsid w:val="00E72486"/>
    <w:rsid w:val="00E74BF5"/>
    <w:rsid w:val="00E77FFE"/>
    <w:rsid w:val="00E80B9F"/>
    <w:rsid w:val="00E81172"/>
    <w:rsid w:val="00E850B8"/>
    <w:rsid w:val="00E87020"/>
    <w:rsid w:val="00E87998"/>
    <w:rsid w:val="00E925A9"/>
    <w:rsid w:val="00E94DCE"/>
    <w:rsid w:val="00E9625C"/>
    <w:rsid w:val="00EA268D"/>
    <w:rsid w:val="00EA2DED"/>
    <w:rsid w:val="00EA45A6"/>
    <w:rsid w:val="00EA4DF8"/>
    <w:rsid w:val="00EB65B7"/>
    <w:rsid w:val="00EB7523"/>
    <w:rsid w:val="00EC4A45"/>
    <w:rsid w:val="00EC6617"/>
    <w:rsid w:val="00EC672D"/>
    <w:rsid w:val="00EC7D6D"/>
    <w:rsid w:val="00EE5DCA"/>
    <w:rsid w:val="00EE6134"/>
    <w:rsid w:val="00EF29B1"/>
    <w:rsid w:val="00EF6BA9"/>
    <w:rsid w:val="00F14298"/>
    <w:rsid w:val="00F17F99"/>
    <w:rsid w:val="00F2630D"/>
    <w:rsid w:val="00F34388"/>
    <w:rsid w:val="00F41D72"/>
    <w:rsid w:val="00F520F8"/>
    <w:rsid w:val="00F52A0E"/>
    <w:rsid w:val="00F67EC0"/>
    <w:rsid w:val="00F77E9A"/>
    <w:rsid w:val="00F849BF"/>
    <w:rsid w:val="00F94250"/>
    <w:rsid w:val="00F94384"/>
    <w:rsid w:val="00FA3816"/>
    <w:rsid w:val="00FA3C66"/>
    <w:rsid w:val="00FA7885"/>
    <w:rsid w:val="00FB1B2D"/>
    <w:rsid w:val="00FB2567"/>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3098</Words>
  <Characters>17665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Chris Richardson</cp:lastModifiedBy>
  <cp:revision>10</cp:revision>
  <dcterms:created xsi:type="dcterms:W3CDTF">2019-04-13T16:12:00Z</dcterms:created>
  <dcterms:modified xsi:type="dcterms:W3CDTF">2019-04-13T19:42:00Z</dcterms:modified>
</cp:coreProperties>
</file>