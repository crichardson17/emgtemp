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0ECAFF13" w:rsidR="001E650F" w:rsidRDefault="001E650F" w:rsidP="005E6F93">
      <w:pPr>
        <w:rPr>
          <w:ins w:id="0" w:author="Chris Richardson" w:date="2019-04-13T12:12:00Z"/>
          <w:b/>
        </w:rPr>
      </w:pPr>
    </w:p>
    <w:p w14:paraId="114823F0" w14:textId="3A06D743" w:rsidR="005933EF" w:rsidRDefault="005933EF" w:rsidP="005E6F93">
      <w:pPr>
        <w:rPr>
          <w:ins w:id="1" w:author="Emmett Jenkins" w:date="2019-04-19T13:22:00Z"/>
        </w:rPr>
      </w:pPr>
      <w:ins w:id="2" w:author="Emmett Jenkins" w:date="2019-04-19T13:15:00Z">
        <w:r>
          <w:t xml:space="preserve">Using spectroscopy from the Sloan Digital Sky Survey (SDSS) and a computer program called CLOUDY, we </w:t>
        </w:r>
      </w:ins>
      <w:ins w:id="3" w:author="Emmett Jenkins" w:date="2019-04-19T13:16:00Z">
        <w:r>
          <w:t>investigate</w:t>
        </w:r>
      </w:ins>
      <w:ins w:id="4" w:author="Emmett Jenkins" w:date="2019-04-19T13:15:00Z">
        <w:r>
          <w:t xml:space="preserve"> high electron temperature gas clouds in the narrow line region of active galactic nuclei</w:t>
        </w:r>
      </w:ins>
      <w:ins w:id="5" w:author="Emmett Jenkins" w:date="2019-04-19T13:16:00Z">
        <w:r>
          <w:t>.</w:t>
        </w:r>
      </w:ins>
      <w:ins w:id="6" w:author="Chris Richardson" w:date="2019-04-19T13:50:00Z">
        <w:r w:rsidR="00BB53B0">
          <w:t xml:space="preserve"> [START WITH THIS SENTENCE]</w:t>
        </w:r>
      </w:ins>
      <w:ins w:id="7" w:author="Emmett Jenkins" w:date="2019-04-19T13:16:00Z">
        <w:r>
          <w:t xml:space="preserve"> Anomalously high electron temperature has been observed in AGN gas clouds for more than 35 years, but to date the explanation for these temperatures has remained a mystery</w:t>
        </w:r>
      </w:ins>
      <w:ins w:id="8" w:author="Chris Richardson" w:date="2019-04-19T13:51:00Z">
        <w:r w:rsidR="00BB53B0">
          <w:t xml:space="preserve"> [YOU WANT TO MENTION OTHER </w:t>
        </w:r>
      </w:ins>
      <w:ins w:id="9" w:author="Chris Richardson" w:date="2019-04-19T13:52:00Z">
        <w:r w:rsidR="00BB53B0">
          <w:t xml:space="preserve">MECHANISMS AND EXPLANATIONS </w:t>
        </w:r>
      </w:ins>
      <w:ins w:id="10" w:author="Chris Richardson" w:date="2019-04-19T13:53:00Z">
        <w:r w:rsidR="00BB53B0">
          <w:t>THAT HAVE BEEN EXPLORED TO SOLVE THIS PROBLEM]</w:t>
        </w:r>
      </w:ins>
      <w:ins w:id="11" w:author="Emmett Jenkins" w:date="2019-04-19T13:16:00Z">
        <w:r>
          <w:t>. Using CLOUDY simulations, we are able to examine combinations of physical parameters</w:t>
        </w:r>
      </w:ins>
      <w:ins w:id="12" w:author="Chris Richardson" w:date="2019-04-19T13:54:00Z">
        <w:r w:rsidR="00BB53B0">
          <w:t xml:space="preserve"> [WHICH PARAMETERS?]</w:t>
        </w:r>
      </w:ins>
      <w:ins w:id="13" w:author="Emmett Jenkins" w:date="2019-04-19T13:16:00Z">
        <w:r>
          <w:t xml:space="preserve"> within gas clouds to search for conditions that would replicate the electron temperatures we see in the SDSS data</w:t>
        </w:r>
      </w:ins>
      <w:ins w:id="14" w:author="Chris Richardson" w:date="2019-04-19T13:54:00Z">
        <w:r w:rsidR="00BB53B0">
          <w:t xml:space="preserve"> [HOW HIGH? WHAT ARE YOU USING TO DETERMINE TEMPERATURE?]</w:t>
        </w:r>
      </w:ins>
      <w:ins w:id="15" w:author="Emmett Jenkins" w:date="2019-04-19T13:16:00Z">
        <w:r>
          <w:t>.</w:t>
        </w:r>
      </w:ins>
      <w:ins w:id="16" w:author="Emmett Jenkins" w:date="2019-04-19T13:19:00Z">
        <w:r>
          <w:t xml:space="preserve"> By plotting our simulations with our observed data</w:t>
        </w:r>
      </w:ins>
      <w:ins w:id="17" w:author="Chris Richardson" w:date="2019-04-19T13:54:00Z">
        <w:r w:rsidR="00BB53B0">
          <w:t xml:space="preserve"> [BY USING EMISSION LINE DIAGNOSTIC DIAGRAMS]</w:t>
        </w:r>
      </w:ins>
      <w:ins w:id="18" w:author="Emmett Jenkins" w:date="2019-04-19T13:19:00Z">
        <w:r>
          <w:t>, we discover how different physical characteristics effect gas cloud temperatures</w:t>
        </w:r>
      </w:ins>
      <w:ins w:id="19" w:author="Chris Richardson" w:date="2019-04-19T13:55:00Z">
        <w:r w:rsidR="00BB53B0">
          <w:t xml:space="preserve"> [BE MORE SPECIFIC]</w:t>
        </w:r>
      </w:ins>
      <w:ins w:id="20" w:author="Emmett Jenkins" w:date="2019-04-19T13:19:00Z">
        <w:r>
          <w:t xml:space="preserve">. We find that hydrogen density and </w:t>
        </w:r>
      </w:ins>
      <w:ins w:id="21" w:author="Emmett Jenkins" w:date="2019-04-19T13:20:00Z">
        <w:r>
          <w:t>ionization</w:t>
        </w:r>
      </w:ins>
      <w:ins w:id="22" w:author="Emmett Jenkins" w:date="2019-04-19T13:19:00Z">
        <w:r>
          <w:t xml:space="preserve"> </w:t>
        </w:r>
      </w:ins>
      <w:ins w:id="23" w:author="Emmett Jenkins" w:date="2019-04-19T13:20:00Z">
        <w:r>
          <w:t>parameter variation alone cannot account for the observed</w:t>
        </w:r>
      </w:ins>
      <w:ins w:id="24" w:author="Chris Richardson" w:date="2019-04-19T13:55:00Z">
        <w:r w:rsidR="00BB53B0">
          <w:t xml:space="preserve"> [HIGHEST?]</w:t>
        </w:r>
      </w:ins>
      <w:ins w:id="25" w:author="Emmett Jenkins" w:date="2019-04-19T13:20:00Z">
        <w:r>
          <w:t xml:space="preserve"> temperatures. </w:t>
        </w:r>
      </w:ins>
      <w:ins w:id="26" w:author="Emmett Jenkins" w:date="2019-04-19T13:21:00Z">
        <w:r>
          <w:t xml:space="preserve">Similarly, metallicity and ionization parameter variation is unable to replicate the high observed electron temperatures. </w:t>
        </w:r>
      </w:ins>
      <w:ins w:id="27" w:author="Emmett Jenkins" w:date="2019-04-19T13:20:00Z">
        <w:r>
          <w:t>Our most successful simulations contain high grain abundance and low metallicity, which can reproduce the electron temperature in some of our high temperature observations</w:t>
        </w:r>
      </w:ins>
      <w:ins w:id="28" w:author="Chris Richardson" w:date="2019-04-19T13:55:00Z">
        <w:r w:rsidR="00BB53B0">
          <w:t xml:space="preserve"> [FOR ALL LEVELS OF IONIZATION? WHERE IS IT MOST SUCCESSFUL? WHERE DOES IT FAIL?]</w:t>
        </w:r>
      </w:ins>
      <w:bookmarkStart w:id="29" w:name="_GoBack"/>
      <w:bookmarkEnd w:id="29"/>
      <w:ins w:id="30" w:author="Emmett Jenkins" w:date="2019-04-19T13:20:00Z">
        <w:r>
          <w:t>.</w:t>
        </w:r>
      </w:ins>
    </w:p>
    <w:p w14:paraId="26C3DA56" w14:textId="429BD36F" w:rsidR="005933EF" w:rsidRDefault="005933EF" w:rsidP="005E6F93">
      <w:pPr>
        <w:rPr>
          <w:ins w:id="31" w:author="Emmett Jenkins" w:date="2019-04-19T13:22:00Z"/>
        </w:rPr>
      </w:pPr>
      <w:ins w:id="32" w:author="Emmett Jenkins" w:date="2019-04-19T13:22:00Z">
        <w:r>
          <w:t>(Just a start but definitely needs more/better descriptions.)</w:t>
        </w:r>
      </w:ins>
    </w:p>
    <w:p w14:paraId="1CA83EE4" w14:textId="179769D5" w:rsidR="007A177E" w:rsidRPr="007A177E" w:rsidDel="005933EF" w:rsidRDefault="007A177E" w:rsidP="005E6F93">
      <w:pPr>
        <w:rPr>
          <w:ins w:id="33" w:author="Chris Richardson" w:date="2019-04-13T12:12:00Z"/>
          <w:del w:id="34" w:author="Emmett Jenkins" w:date="2019-04-19T13:15:00Z"/>
          <w:rPrChange w:id="35" w:author="Chris Richardson" w:date="2019-04-13T12:12:00Z">
            <w:rPr>
              <w:ins w:id="36" w:author="Chris Richardson" w:date="2019-04-13T12:12:00Z"/>
              <w:del w:id="37" w:author="Emmett Jenkins" w:date="2019-04-19T13:15:00Z"/>
              <w:b/>
            </w:rPr>
          </w:rPrChange>
        </w:rPr>
      </w:pPr>
      <w:ins w:id="38" w:author="Chris Richardson" w:date="2019-04-13T12:12:00Z">
        <w:del w:id="39" w:author="Emmett Jenkins" w:date="2019-04-19T13:15:00Z">
          <w:r w:rsidDel="005933EF">
            <w:delText>[AT SOME POINT ADD AN ABSTRACT IN HERE]</w:delText>
          </w:r>
        </w:del>
      </w:ins>
    </w:p>
    <w:p w14:paraId="6A2AFC66" w14:textId="77777777" w:rsidR="007A177E" w:rsidRDefault="007A177E"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r>
        <w:rPr>
          <w:i/>
        </w:rPr>
        <w:t>T</w:t>
      </w:r>
      <w:r w:rsidRPr="00C121D6">
        <w:rPr>
          <w:i/>
          <w:vertAlign w:val="subscript"/>
        </w:rPr>
        <w:t>e</w:t>
      </w:r>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(Osterbrock &amp; Ferland 2006).</w:t>
      </w:r>
      <w:r w:rsidR="00FB2567">
        <w:t xml:space="preserve"> </w:t>
      </w:r>
      <w:r>
        <w:t xml:space="preserve">However, anomalously high values </w:t>
      </w:r>
      <w:r>
        <w:rPr>
          <w:i/>
        </w:rPr>
        <w:t>T</w:t>
      </w:r>
      <w:r w:rsidRPr="00E7085C">
        <w:rPr>
          <w:i/>
          <w:vertAlign w:val="subscript"/>
        </w:rPr>
        <w:t>e</w:t>
      </w:r>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r w:rsidR="00BF33AD">
        <w:t>Shuder &amp; Osterbrock 1981,</w:t>
      </w:r>
      <w:r w:rsidR="009B7421">
        <w:t xml:space="preserve"> </w:t>
      </w:r>
      <w:r w:rsidR="00970490">
        <w:t>Komossa &amp; Schulz 1997, Zhang et al. 2013, Richardson et al. 2014</w:t>
      </w:r>
      <w:r w:rsidR="005A55B2">
        <w:t>)</w:t>
      </w:r>
      <w:r w:rsidR="00B11D16">
        <w:t xml:space="preserve">. </w:t>
      </w:r>
      <w:r w:rsidR="009B7421">
        <w:t xml:space="preserve">While more recent work has started to address the topic head on, signatures of high </w:t>
      </w:r>
      <w:r w:rsidR="009B7421" w:rsidRPr="00A71215">
        <w:rPr>
          <w:i/>
        </w:rPr>
        <w:t>T</w:t>
      </w:r>
      <w:r w:rsidR="009B7421" w:rsidRPr="00A71215">
        <w:rPr>
          <w:i/>
          <w:vertAlign w:val="subscript"/>
        </w:rPr>
        <w:t>e</w:t>
      </w:r>
      <w:r w:rsidR="009B7421">
        <w:t xml:space="preserve"> have been present in small spectroscopic samples of AGN. </w:t>
      </w:r>
    </w:p>
    <w:p w14:paraId="533D300B" w14:textId="06500836" w:rsidR="00CC0380" w:rsidRDefault="009B7421">
      <w:pPr>
        <w:ind w:firstLine="720"/>
      </w:pPr>
      <w:r>
        <w:t xml:space="preserve">Shuder &amp; Osterbrock (1981) </w:t>
      </w:r>
      <w:r w:rsidR="0089788D">
        <w:t>show</w:t>
      </w:r>
      <w:r w:rsidR="00FB2567">
        <w:t>ed</w:t>
      </w:r>
      <w:r w:rsidR="0089788D">
        <w:t xml:space="preserve"> </w:t>
      </w:r>
      <w:r w:rsidR="0089788D" w:rsidRPr="00A71215">
        <w:rPr>
          <w:i/>
        </w:rPr>
        <w:t>T</w:t>
      </w:r>
      <w:r w:rsidR="0089788D" w:rsidRPr="00A71215">
        <w:rPr>
          <w:i/>
          <w:vertAlign w:val="subscript"/>
        </w:rPr>
        <w:t>e</w:t>
      </w:r>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r w:rsidR="009E19F6" w:rsidRPr="00A71215">
        <w:rPr>
          <w:i/>
        </w:rPr>
        <w:t>T</w:t>
      </w:r>
      <w:r w:rsidR="009E19F6" w:rsidRPr="00A71215">
        <w:rPr>
          <w:i/>
          <w:vertAlign w:val="subscript"/>
        </w:rPr>
        <w:t>e</w:t>
      </w:r>
      <w:r w:rsidR="009E19F6">
        <w:t xml:space="preserve"> is o</w:t>
      </w:r>
      <w:r w:rsidR="00085CC3">
        <w:t>bserved in some galaxies</w:t>
      </w:r>
      <w:r w:rsidR="009E19F6">
        <w:t>.</w:t>
      </w:r>
      <w:r w:rsidR="004101C6">
        <w:t xml:space="preserve"> Komossa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r w:rsidR="009C1952">
        <w:t>e.g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w:t>
      </w:r>
      <w:r w:rsidR="00BE0853">
        <w:lastRenderedPageBreak/>
        <w:t xml:space="preserve">emission source and hydrogen </w:t>
      </w:r>
      <w:r w:rsidR="0046620A">
        <w:t>density</w:t>
      </w:r>
      <w:r w:rsidR="00213029">
        <w:t xml:space="preserve"> (n</w:t>
      </w:r>
      <w:r w:rsidR="00213029">
        <w:rPr>
          <w:vertAlign w:val="subscript"/>
        </w:rPr>
        <w:t>H</w:t>
      </w:r>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r w:rsidR="00CC0380">
        <w:t xml:space="preserve">Komossa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(Ferland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t>Dopita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r w:rsidR="00A71215">
        <w:t xml:space="preserve">log[O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(Kewley</w:t>
      </w:r>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Seyferts</w:t>
      </w:r>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Groves, Dopita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Dopita &amp; Sutherland </w:t>
      </w:r>
      <w:r w:rsidR="00571907">
        <w:t>(</w:t>
      </w:r>
      <w:r w:rsidR="00075912">
        <w:t>1995</w:t>
      </w:r>
      <w:r w:rsidR="00571907">
        <w:t>)</w:t>
      </w:r>
      <w:r w:rsidR="00416022">
        <w:t xml:space="preserve"> by </w:t>
      </w:r>
      <w:r w:rsidR="00075912">
        <w:t>vary</w:t>
      </w:r>
      <w:r w:rsidR="00416022">
        <w:t>ing</w:t>
      </w:r>
      <w:r w:rsidR="00075912">
        <w:t xml:space="preserve"> n</w:t>
      </w:r>
      <w:r w:rsidR="00075912">
        <w:rPr>
          <w:vertAlign w:val="subscript"/>
        </w:rPr>
        <w:t>H</w:t>
      </w:r>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dex</w:t>
      </w:r>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Komossa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As we mentioned, Komossa &amp; Schulz</w:t>
      </w:r>
      <w:r>
        <w:t xml:space="preserve"> </w:t>
      </w:r>
      <w:r w:rsidR="00EB7523">
        <w:t xml:space="preserve">(1997) </w:t>
      </w:r>
      <w:r>
        <w:t>also touch</w:t>
      </w:r>
      <w:r w:rsidR="008F5D2E">
        <w:t>ed</w:t>
      </w:r>
      <w:r>
        <w:t xml:space="preserve"> on the cooling effect of </w:t>
      </w:r>
      <w:r>
        <w:lastRenderedPageBreak/>
        <w:t xml:space="preserve">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shown to increase electron temperatures through photoelectric heating and can reproduce high ionization AGN T</w:t>
      </w:r>
      <w:r>
        <w:rPr>
          <w:vertAlign w:val="subscript"/>
        </w:rPr>
        <w:t>e</w:t>
      </w:r>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T</w:t>
      </w:r>
      <w:r w:rsidR="00974528">
        <w:rPr>
          <w:vertAlign w:val="subscript"/>
        </w:rPr>
        <w:t>e</w:t>
      </w:r>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These models were stopped once T</w:t>
      </w:r>
      <w:r w:rsidR="00EF29B1">
        <w:rPr>
          <w:vertAlign w:val="subscript"/>
        </w:rPr>
        <w:t>e</w:t>
      </w:r>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 xml:space="preserve">ndeed, the most successful shock models (Dopita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r w:rsidR="00EE6134" w:rsidRPr="00A71215">
        <w:rPr>
          <w:i/>
        </w:rPr>
        <w:t>n</w:t>
      </w:r>
      <w:r w:rsidR="00EE6134" w:rsidRPr="00A71215">
        <w:rPr>
          <w:vertAlign w:val="subscript"/>
        </w:rPr>
        <w:t>H</w:t>
      </w:r>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4363 emission Seyfert 2 galaxies with T</w:t>
      </w:r>
      <w:r w:rsidR="00D55DE9">
        <w:rPr>
          <w:vertAlign w:val="subscript"/>
        </w:rPr>
        <w:t>e</w:t>
      </w:r>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w:t>
      </w:r>
      <w:r w:rsidR="00370506">
        <w:lastRenderedPageBreak/>
        <w:t xml:space="preserve">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of Dopita &amp; Sutherland (1995)</w:t>
      </w:r>
      <w:r w:rsidR="00370506">
        <w:t xml:space="preserve">. We </w:t>
      </w:r>
      <w:r w:rsidR="00B73A95">
        <w:t xml:space="preserve">will </w:t>
      </w:r>
      <w:r w:rsidR="00370506">
        <w:t xml:space="preserve">assume certain characteristics of the cloud, including </w:t>
      </w:r>
      <w:r w:rsidR="002D23B9" w:rsidRPr="00A71215">
        <w:rPr>
          <w:i/>
        </w:rPr>
        <w:t>n</w:t>
      </w:r>
      <w:r w:rsidR="002D23B9" w:rsidRPr="00A71215">
        <w:rPr>
          <w:vertAlign w:val="subscript"/>
        </w:rPr>
        <w:t>H</w:t>
      </w:r>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(Ferland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r w:rsidR="00EA2DED">
        <w:rPr>
          <w:rFonts w:ascii="Times New Roman" w:eastAsia="Times New Roman" w:hAnsi="Times New Roman" w:cs="Times New Roman"/>
        </w:rPr>
        <w:t xml:space="preserve">Indriolo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997E0D"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uv</w:t>
      </w:r>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Grupe et al. 2010, which are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uv</w:t>
      </w:r>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lastRenderedPageBreak/>
        <w:t xml:space="preserve">We set our gas abundances according to Grevesse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Songaila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6DF3996F"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Terelvich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Kewley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Figure 1a shows our observational data plotted on a BPT diagram using the shape code from Kewley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(Osterbrock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Ferland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which neatly separates our data on a plot of log[O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r w:rsidR="00F94384">
        <w:rPr>
          <w:rFonts w:ascii="Times New Roman" w:eastAsia="Times New Roman" w:hAnsi="Times New Roman" w:cs="Times New Roman"/>
        </w:rPr>
        <w:t>We categorize our data into low (</w:t>
      </w:r>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" filled="f" stroked="f">
                <v:textbo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1EB5E25E"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cannot produce the anomalously high </w:t>
      </w:r>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log(n</w:t>
      </w:r>
      <w:r w:rsidR="00253382">
        <w:rPr>
          <w:rFonts w:ascii="Times New Roman" w:eastAsia="Times New Roman" w:hAnsi="Times New Roman" w:cs="Times New Roman"/>
          <w:vertAlign w:val="subscript"/>
        </w:rPr>
        <w:t>H</w:t>
      </w:r>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w:t>
      </w:r>
      <w:del w:id="40" w:author="Chris Richardson" w:date="2019-04-13T15:40:00Z">
        <w:r w:rsidR="00DB143E"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sidR="00DB143E">
        <w:rPr>
          <w:rFonts w:ascii="Times New Roman" w:eastAsia="Times New Roman" w:hAnsi="Times New Roman" w:cs="Times New Roman"/>
        </w:rPr>
        <w:t xml:space="preserve">temperature diagnostic shows that we are far from the highest temperature galaxies in our data set. </w:t>
      </w:r>
      <w:ins w:id="41" w:author="Chris Richardson" w:date="2019-04-13T15:30:00Z">
        <w:r w:rsidR="00FA7885">
          <w:rPr>
            <w:rFonts w:ascii="Times New Roman" w:eastAsia="Times New Roman" w:hAnsi="Times New Roman" w:cs="Times New Roman"/>
          </w:rPr>
          <w:t>[WHAT VALUE DID YOU USE FOR Z FOR THESE SIMS? WHY DID YOU PICK IT?</w:t>
        </w:r>
      </w:ins>
      <w:ins w:id="42" w:author="Emmett Jenkins" w:date="2019-04-19T13:11:00Z">
        <w:r w:rsidR="00DD6EB6">
          <w:rPr>
            <w:rFonts w:ascii="Times New Roman" w:eastAsia="Times New Roman" w:hAnsi="Times New Roman" w:cs="Times New Roman"/>
          </w:rPr>
          <w:t xml:space="preserve"> We used 1.2, but I don’t remember why.</w:t>
        </w:r>
      </w:ins>
      <w:ins w:id="43" w:author="Chris Richardson" w:date="2019-04-13T15:30:00Z">
        <w:r w:rsidR="00FA7885">
          <w:rPr>
            <w:rFonts w:ascii="Times New Roman" w:eastAsia="Times New Roman" w:hAnsi="Times New Roman" w:cs="Times New Roman"/>
          </w:rPr>
          <w:t>]</w:t>
        </w:r>
      </w:ins>
    </w:p>
    <w:p w14:paraId="66FCE4AD" w14:textId="77777777" w:rsidR="00D24023" w:rsidRDefault="00D24023" w:rsidP="00AE6B52">
      <w:pPr>
        <w:ind w:firstLine="720"/>
        <w:rPr>
          <w:rFonts w:ascii="Times New Roman" w:eastAsia="Times New Roman" w:hAnsi="Times New Roman" w:cs="Times New Roman"/>
        </w:rPr>
      </w:pPr>
    </w:p>
    <w:p w14:paraId="0EDDAE52" w14:textId="7969D6D9" w:rsidR="00D24023" w:rsidRDefault="007908CE" w:rsidP="00F94384">
      <w:pPr>
        <w:rPr>
          <w:rFonts w:ascii="Times New Roman" w:eastAsia="Times New Roman" w:hAnsi="Times New Roman" w:cs="Times New Roman"/>
        </w:rPr>
      </w:pPr>
      <w:ins w:id="44" w:author="Emmett Jenkins" w:date="2019-04-19T13:07:00Z">
        <w:r w:rsidRPr="007908CE">
          <w:rPr>
            <w:rFonts w:ascii="Times New Roman" w:eastAsia="Times New Roman" w:hAnsi="Times New Roman" w:cs="Times New Roman"/>
            <w:noProof/>
          </w:rPr>
          <w:lastRenderedPageBreak/>
          <mc:AlternateContent>
            <mc:Choice Requires="wpg">
              <w:drawing>
                <wp:inline distT="0" distB="0" distL="0" distR="0" wp14:anchorId="6C64347F" wp14:editId="1E772C8E">
                  <wp:extent cx="5943600" cy="2012686"/>
                  <wp:effectExtent l="0" t="0" r="0" b="0"/>
                  <wp:docPr id="10" name="Group 1"/>
                  <wp:cNvGraphicFramePr/>
                  <a:graphic xmlns:a="http://schemas.openxmlformats.org/drawingml/2006/main">
                    <a:graphicData uri="http://schemas.microsoft.com/office/word/2010/wordprocessingGroup">
                      <wpg:wgp>
                        <wpg:cNvGrpSpPr/>
                        <wpg:grpSpPr>
                          <a:xfrm>
                            <a:off x="0" y="0"/>
                            <a:ext cx="5943600" cy="2012686"/>
                            <a:chOff x="0" y="0"/>
                            <a:chExt cx="10908334" cy="3694176"/>
                          </a:xfrm>
                        </wpg:grpSpPr>
                        <pic:pic xmlns:pic="http://schemas.openxmlformats.org/drawingml/2006/picture">
                          <pic:nvPicPr>
                            <pic:cNvPr id="11" name="Picture 11"/>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12" name="Picture 12"/>
                            <pic:cNvPicPr>
                              <a:picLocks noChangeAspect="1"/>
                            </pic:cNvPicPr>
                          </pic:nvPicPr>
                          <pic:blipFill>
                            <a:blip r:embed="rId9"/>
                            <a:stretch>
                              <a:fillRect/>
                            </a:stretch>
                          </pic:blipFill>
                          <pic:spPr>
                            <a:xfrm>
                              <a:off x="9366088" y="1943101"/>
                              <a:ext cx="1542244" cy="1016034"/>
                            </a:xfrm>
                            <a:prstGeom prst="rect">
                              <a:avLst/>
                            </a:prstGeom>
                          </pic:spPr>
                        </pic:pic>
                        <pic:pic xmlns:pic="http://schemas.openxmlformats.org/drawingml/2006/picture">
                          <pic:nvPicPr>
                            <pic:cNvPr id="13" name="Picture 13"/>
                            <pic:cNvPicPr>
                              <a:picLocks noChangeAspect="1"/>
                            </pic:cNvPicPr>
                          </pic:nvPicPr>
                          <pic:blipFill>
                            <a:blip r:embed="rId10"/>
                            <a:stretch>
                              <a:fillRect/>
                            </a:stretch>
                          </pic:blipFill>
                          <pic:spPr>
                            <a:xfrm>
                              <a:off x="9366088" y="109918"/>
                              <a:ext cx="1542246" cy="1832706"/>
                            </a:xfrm>
                            <a:prstGeom prst="rect">
                              <a:avLst/>
                            </a:prstGeom>
                          </pic:spPr>
                        </pic:pic>
                        <pic:pic xmlns:pic="http://schemas.openxmlformats.org/drawingml/2006/picture">
                          <pic:nvPicPr>
                            <pic:cNvPr id="14" name="Picture 14"/>
                            <pic:cNvPicPr>
                              <a:picLocks noChangeAspect="1"/>
                            </pic:cNvPicPr>
                          </pic:nvPicPr>
                          <pic:blipFill>
                            <a:blip r:embed="rId11"/>
                            <a:stretch>
                              <a:fillRect/>
                            </a:stretch>
                          </pic:blipFill>
                          <pic:spPr>
                            <a:xfrm>
                              <a:off x="5520309" y="2037574"/>
                              <a:ext cx="477795" cy="781157"/>
                            </a:xfrm>
                            <a:prstGeom prst="rect">
                              <a:avLst/>
                            </a:prstGeom>
                          </pic:spPr>
                        </pic:pic>
                      </wpg:wgp>
                    </a:graphicData>
                  </a:graphic>
                </wp:inline>
              </w:drawing>
            </mc:Choice>
            <mc:Fallback xmlns:mv="urn:schemas-microsoft-com:mac:vml" xmlns:mo="http://schemas.microsoft.com/office/mac/office/2008/main">
              <w:pict>
                <v:group w14:anchorId="01F7A524" id="Group 1" o:spid="_x0000_s1026" style="width:468pt;height:158.5pt;mso-position-horizontal-relative:char;mso-position-vertical-relative:line" coordsize="10908334,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G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1&#10;6lLBAAAA2wAAAA8AAABkcnMvZG93bnJldi54bWxET01rwkAQvQv+h2UKvUjdRNC2qauIUhDsxbTQ&#10;65CdZoPZ2ZAdNf57t1DobR7vc5brwbfqQn1sAhvIpxko4irYhmsDX5/vTy+goiBbbAOTgRtFWK/G&#10;oyUWNlz5SJdSapVCOBZowIl0hdaxcuQxTkNHnLif0HuUBPta2x6vKdy3epZlC+2x4dTgsKOto+pU&#10;nr2B78PrXD52Vd640+yZYnuWxWFizOPDsHkDJTTIv/jPvbdpfg6/v6QD9Oo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Y16lLBAAAA2wAAAA8AAAAAAAAAAAAAAAAAnAIAAGRy&#10;cy9kb3ducmV2LnhtbFBLBQYAAAAABAAEAPcAAACKAwAAAAA=&#10;">
                    <v:imagedata r:id="rId12" o:title=""/>
                    <v:path arrowok="t"/>
                  </v:shape>
                  <v:shape id="Picture 12" o:spid="_x0000_s1028" type="#_x0000_t75" style="position:absolute;left:9366088;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I2&#10;sLrAAAAA2wAAAA8AAABkcnMvZG93bnJldi54bWxET0uLwjAQvgv+hzAL3jTdIrJUUxHBB6wXH+B1&#10;aMamtJmUJmrdX79ZEPY2H99zFsveNuJBna8cK/icJCCIC6crLhVczpvxFwgfkDU2jknBizws8+Fg&#10;gZl2Tz7S4xRKEUPYZ6jAhNBmUvrCkEU/cS1x5G6usxgi7EqpO3zGcNvINElm0mLFscFgS2tDRX26&#10;WwW1va5ml3N6mO7S7yB/iunBbJ1So49+NQcRqA//4rd7r+P8FP5+iQfI/B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jawusAAAADbAAAADwAAAAAAAAAAAAAAAACcAgAAZHJz&#10;L2Rvd25yZXYueG1sUEsFBgAAAAAEAAQA9wAAAIkDAAAAAA==&#10;">
                    <v:imagedata r:id="rId13" o:title=""/>
                    <v:path arrowok="t"/>
                  </v:shape>
                  <v:shape id="Picture 13" o:spid="_x0000_s1029" type="#_x0000_t75" style="position:absolute;left:9366088;top:109918;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w&#10;l5bBAAAA2wAAAA8AAABkcnMvZG93bnJldi54bWxET9uKwjAQfRf2H8Is+KbpekOqURZlQV/Uqh8w&#10;NGNbbCa1yda6X78RBN/mcK4zX7amFA3VrrCs4KsfgSBOrS44U3A+/fSmIJxH1lhaJgUPcrBcfHTm&#10;GGt754Sao89ECGEXo4Lc+yqW0qU5GXR9WxEH7mJrgz7AOpO6xnsIN6UcRNFEGiw4NORY0Sqn9Hr8&#10;NQquN9n8TUfb/WFvk/SQNRXt1mOlup/t9wyEp9a/xS/3Rof5Q3j+Eg6Qi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dwl5bBAAAA2wAAAA8AAAAAAAAAAAAAAAAAnAIAAGRy&#10;cy9kb3ducmV2LnhtbFBLBQYAAAAABAAEAPcAAACKAwAAAAA=&#10;">
                    <v:imagedata r:id="rId14" o:title=""/>
                    <v:path arrowok="t"/>
                  </v:shape>
                  <v:shape id="Picture 14" o:spid="_x0000_s1030" type="#_x0000_t75" style="position:absolute;left:5520309;top:2037574;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j&#10;86TCAAAA2wAAAA8AAABkcnMvZG93bnJldi54bWxET01rAjEQvRf8D2EK3mpilbLdGkUKBal46CpI&#10;b8Nm3KxuJssm1e2/N4LgbR7vc2aL3jXiTF2oPWsYjxQI4tKbmisNu+3XSwYiRGSDjWfS8E8BFvPB&#10;0wxz4y/8Q+ciViKFcMhRg42xzaUMpSWHYeRb4sQdfOcwJthV0nR4SeGuka9KvUmHNacGiy19WipP&#10;xZ/T8DvOjpn6Rr8+vE/2drU5ngq11Xr43C8/QETq40N8d69Mmj+F2y/pADm/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4/OkwgAAANsAAAAPAAAAAAAAAAAAAAAAAJwCAABk&#10;cnMvZG93bnJldi54bWxQSwUGAAAAAAQABAD3AAAAiwMAAAAA&#10;">
                    <v:imagedata r:id="rId15" o:title=""/>
                    <v:path arrowok="t"/>
                  </v:shape>
                  <w10:anchorlock/>
                </v:group>
              </w:pict>
            </mc:Fallback>
          </mc:AlternateContent>
        </w:r>
      </w:ins>
      <w:del w:id="45" w:author="Emmett Jenkins" w:date="2019-04-19T13:07:00Z">
        <w:r w:rsidR="0007748A" w:rsidRPr="0007748A" w:rsidDel="007908CE">
          <w:rPr>
            <w:rFonts w:ascii="Times New Roman" w:eastAsia="Times New Roman" w:hAnsi="Times New Roman" w:cs="Times New Roman"/>
            <w:noProof/>
          </w:rPr>
          <mc:AlternateContent>
            <mc:Choice Requires="wpg">
              <w:drawing>
                <wp:inline distT="0" distB="0" distL="0" distR="0" wp14:anchorId="06AE10CE" wp14:editId="19286FBA">
                  <wp:extent cx="5943600" cy="2003825"/>
                  <wp:effectExtent l="0" t="0" r="0" b="3175"/>
                  <wp:docPr id="30" name="Group 1"/>
                  <wp:cNvGraphicFramePr/>
                  <a:graphic xmlns:a="http://schemas.openxmlformats.org/drawingml/2006/main">
                    <a:graphicData uri="http://schemas.microsoft.com/office/word/2010/wordprocessingGroup">
                      <wpg:wgp>
                        <wpg:cNvGrpSpPr/>
                        <wpg:grpSpPr>
                          <a:xfrm>
                            <a:off x="0" y="0"/>
                            <a:ext cx="5943600" cy="2003825"/>
                            <a:chOff x="0" y="0"/>
                            <a:chExt cx="10954892" cy="3693199"/>
                          </a:xfrm>
                        </wpg:grpSpPr>
                        <wpg:grpSp>
                          <wpg:cNvPr id="31" name="Group 31"/>
                          <wpg:cNvGrpSpPr/>
                          <wpg:grpSpPr>
                            <a:xfrm>
                              <a:off x="0" y="0"/>
                              <a:ext cx="10954892" cy="3693199"/>
                              <a:chOff x="0" y="0"/>
                              <a:chExt cx="10954892" cy="3693199"/>
                            </a:xfrm>
                          </wpg:grpSpPr>
                          <pic:pic xmlns:pic="http://schemas.openxmlformats.org/drawingml/2006/picture">
                            <pic:nvPicPr>
                              <pic:cNvPr id="32" name="Picture 32"/>
                              <pic:cNvPicPr>
                                <a:picLocks noChangeAspect="1"/>
                              </pic:cNvPicPr>
                            </pic:nvPicPr>
                            <pic:blipFill>
                              <a:blip r:embed="rId16"/>
                              <a:stretch>
                                <a:fillRect/>
                              </a:stretch>
                            </pic:blipFill>
                            <pic:spPr>
                              <a:xfrm>
                                <a:off x="0" y="0"/>
                                <a:ext cx="9720072" cy="3693199"/>
                              </a:xfrm>
                              <a:prstGeom prst="rect">
                                <a:avLst/>
                              </a:prstGeom>
                            </pic:spPr>
                          </pic:pic>
                          <pic:pic xmlns:pic="http://schemas.openxmlformats.org/drawingml/2006/picture">
                            <pic:nvPicPr>
                              <pic:cNvPr id="33" name="Picture 33"/>
                              <pic:cNvPicPr>
                                <a:picLocks noChangeAspect="1"/>
                              </pic:cNvPicPr>
                            </pic:nvPicPr>
                            <pic:blipFill>
                              <a:blip r:embed="rId9"/>
                              <a:stretch>
                                <a:fillRect/>
                              </a:stretch>
                            </pic:blipFill>
                            <pic:spPr>
                              <a:xfrm>
                                <a:off x="9411890" y="2007438"/>
                                <a:ext cx="1543002" cy="971059"/>
                              </a:xfrm>
                              <a:prstGeom prst="rect">
                                <a:avLst/>
                              </a:prstGeom>
                            </pic:spPr>
                          </pic:pic>
                          <pic:pic xmlns:pic="http://schemas.openxmlformats.org/drawingml/2006/picture">
                            <pic:nvPicPr>
                              <pic:cNvPr id="34" name="Picture 34"/>
                              <pic:cNvPicPr>
                                <a:picLocks noChangeAspect="1"/>
                              </pic:cNvPicPr>
                            </pic:nvPicPr>
                            <pic:blipFill>
                              <a:blip r:embed="rId10"/>
                              <a:stretch>
                                <a:fillRect/>
                              </a:stretch>
                            </pic:blipFill>
                            <pic:spPr>
                              <a:xfrm>
                                <a:off x="9411889" y="213862"/>
                                <a:ext cx="1543003" cy="1793576"/>
                              </a:xfrm>
                              <a:prstGeom prst="rect">
                                <a:avLst/>
                              </a:prstGeom>
                            </pic:spPr>
                          </pic:pic>
                        </wpg:grpSp>
                        <pic:pic xmlns:pic="http://schemas.openxmlformats.org/drawingml/2006/picture">
                          <pic:nvPicPr>
                            <pic:cNvPr id="35" name="Picture 35"/>
                            <pic:cNvPicPr>
                              <a:picLocks noChangeAspect="1"/>
                            </pic:cNvPicPr>
                          </pic:nvPicPr>
                          <pic:blipFill>
                            <a:blip r:embed="rId11"/>
                            <a:stretch>
                              <a:fillRect/>
                            </a:stretch>
                          </pic:blipFill>
                          <pic:spPr>
                            <a:xfrm>
                              <a:off x="5566111" y="2102388"/>
                              <a:ext cx="477795" cy="781157"/>
                            </a:xfrm>
                            <a:prstGeom prst="rect">
                              <a:avLst/>
                            </a:prstGeom>
                          </pic:spPr>
                        </pic:pic>
                      </wpg:wgp>
                    </a:graphicData>
                  </a:graphic>
                </wp:inline>
              </w:drawing>
            </mc:Choice>
            <mc:Fallback xmlns:mv="urn:schemas-microsoft-com:mac:vml" xmlns:mo="http://schemas.microsoft.com/office/mac/office/2008/main">
              <w:pict>
                <v:group w14:anchorId="1D1698AA" id="Group 1" o:spid="_x0000_s1026" style="width:468pt;height:157.8pt;mso-position-horizontal-relative:char;mso-position-vertical-relative:line" coordsize="10954892,36931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d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">
                  <v:group id="Group 31" o:spid="_x0000_s1027" style="position:absolute;width:10954892;height:3693199" coordsize="10954892,36931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Picture 32" o:spid="_x0000_s1028" type="#_x0000_t75" style="position:absolute;width:9720072;height:36931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R&#10;2LvEAAAA2wAAAA8AAABkcnMvZG93bnJldi54bWxEj0FrwkAUhO+F/oflFbzpphFbja5SBEErHrQe&#10;PD6zzySYfRt2VxP/fbcg9DjMzDfMbNGZWtzJ+cqygvdBAoI4t7riQsHxZ9Ufg/ABWWNtmRQ8yMNi&#10;/voyw0zblvd0P4RCRAj7DBWUITSZlD4vyaAf2IY4ehfrDIYoXSG1wzbCTS3TJPmQBiuOCyU2tCwp&#10;vx5uRsGoSuX3zp/Pm7BMXDs5bbfj4lOp3lv3NQURqAv/4Wd7rRUMU/j7En+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kR2LvEAAAA2wAAAA8AAAAAAAAAAAAAAAAAnAIA&#10;AGRycy9kb3ducmV2LnhtbFBLBQYAAAAABAAEAPcAAACNAwAAAAA=&#10;">
                      <v:imagedata r:id="rId17" o:title=""/>
                      <v:path arrowok="t"/>
                    </v:shape>
                    <v:shape id="Picture 33" o:spid="_x0000_s1029" type="#_x0000_t75" style="position:absolute;left:9411890;top:2007438;width:1543002;height:9710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P&#10;SUHCAAAA2wAAAA8AAABkcnMvZG93bnJldi54bWxEj0+LwjAUxO8LfofwBG9rahVZqlFEWBX04h/Y&#10;66N5NsXmpTRZrX56Iwgeh5n5DTOdt7YSV2p86VjBoJ+AIM6dLrlQcDr+fv+A8AFZY+WYFNzJw3zW&#10;+Zpipt2N93Q9hEJECPsMFZgQ6kxKnxuy6PuuJo7e2TUWQ5RNIXWDtwi3lUyTZCwtlhwXDNa0NJRf&#10;Dv9WwcX+LcanY7obrdNtkI98tDMrp1Sv2y4mIAK14RN+tzdawXAIry/xB8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z0lBwgAAANsAAAAPAAAAAAAAAAAAAAAAAJwCAABk&#10;cnMvZG93bnJldi54bWxQSwUGAAAAAAQABAD3AAAAiwMAAAAA&#10;">
                      <v:imagedata r:id="rId13" o:title=""/>
                      <v:path arrowok="t"/>
                    </v:shape>
                    <v:shape id="Picture 34" o:spid="_x0000_s1030" type="#_x0000_t75" style="position:absolute;left:9411889;top:213862;width:1543003;height:17935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s&#10;U4LDAAAA2wAAAA8AAABkcnMvZG93bnJldi54bWxEj9GKwjAURN8F/yFcYd80dVdFqlFkZWF9Uat+&#10;wKW5tsXmpjax1v36jSD4OMzMGWa+bE0pGqpdYVnBcBCBIE6tLjhTcDr+9KcgnEfWWFomBQ9ysFx0&#10;O3OMtb1zQs3BZyJA2MWoIPe+iqV0aU4G3cBWxME729qgD7LOpK7xHuCmlJ9RNJEGCw4LOVb0nVN6&#10;OdyMgstVNn/T0Wa339kk3WdNRdv1WKmPXruagfDU+nf41f7VCr5G8PwSfoBc/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yxTgsMAAADbAAAADwAAAAAAAAAAAAAAAACcAgAA&#10;ZHJzL2Rvd25yZXYueG1sUEsFBgAAAAAEAAQA9wAAAIwDAAAAAA==&#10;">
                      <v:imagedata r:id="rId14" o:title=""/>
                      <v:path arrowok="t"/>
                    </v:shape>
                  </v:group>
                  <v:shape id="Picture 35" o:spid="_x0000_s1031" type="#_x0000_t75" style="position:absolute;left:5566111;top:2102388;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8a&#10;Cl/EAAAA2wAAAA8AAABkcnMvZG93bnJldi54bWxEj0FrAjEUhO9C/0N4BW+aqFS2W6OIIEiLB9dC&#10;6e2xeW5WNy/LJur235tCocdhZr5hFqveNeJGXag9a5iMFQji0puaKw2fx+0oAxEissHGM2n4oQCr&#10;5dNggbnxdz7QrYiVSBAOOWqwMba5lKG05DCMfUucvJPvHMYku0qaDu8J7ho5VWouHdacFiy2tLFU&#10;Xoqr0/A9yc6Zekf/cXqdfdnd/nwp1FHr4XO/fgMRqY//4b/2zmiYvcDvl/QD5PI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8aCl/EAAAA2wAAAA8AAAAAAAAAAAAAAAAAnAIA&#10;AGRycy9kb3ducmV2LnhtbFBLBQYAAAAABAAEAPcAAACNAwAAAAA=&#10;">
                    <v:imagedata r:id="rId15" o:title=""/>
                    <v:path arrowok="t"/>
                  </v:shape>
                  <w10:anchorlock/>
                </v:group>
              </w:pict>
            </mc:Fallback>
          </mc:AlternateContent>
        </w:r>
      </w:del>
    </w:p>
    <w:p w14:paraId="18D6F2C7" w14:textId="29B46712"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Figure 2: BPT Diagram</w:t>
      </w:r>
      <w:ins w:id="46" w:author="Emmett Jenkins" w:date="2019-04-19T12:15:00Z">
        <w:r w:rsidR="000D020C">
          <w:rPr>
            <w:rFonts w:ascii="Times New Roman" w:eastAsia="Times New Roman" w:hAnsi="Times New Roman" w:cs="Times New Roman"/>
          </w:rPr>
          <w:t>,</w:t>
        </w:r>
      </w:ins>
      <w:del w:id="47" w:author="Emmett Jenkins" w:date="2019-04-19T12:15:00Z">
        <w:r w:rsidDel="000D020C">
          <w:rPr>
            <w:rFonts w:ascii="Times New Roman" w:eastAsia="Times New Roman" w:hAnsi="Times New Roman" w:cs="Times New Roman"/>
          </w:rPr>
          <w:delText xml:space="preserve"> and</w:delText>
        </w:r>
      </w:del>
      <w:r>
        <w:rPr>
          <w:rFonts w:ascii="Times New Roman" w:eastAsia="Times New Roman" w:hAnsi="Times New Roman" w:cs="Times New Roman"/>
        </w:rPr>
        <w:t xml:space="preserve"> Temperature Diagnostic diagram </w:t>
      </w:r>
      <w:ins w:id="48" w:author="Emmett Jenkins" w:date="2019-04-19T12:15:00Z">
        <w:r w:rsidR="000D020C">
          <w:rPr>
            <w:rFonts w:ascii="Times New Roman" w:eastAsia="Times New Roman" w:hAnsi="Times New Roman" w:cs="Times New Roman"/>
          </w:rPr>
          <w:t xml:space="preserve">and </w:t>
        </w:r>
      </w:ins>
      <w:ins w:id="49" w:author="Emmett Jenkins" w:date="2019-04-19T12:16:00Z">
        <w:r w:rsidR="00315DBD">
          <w:rPr>
            <w:rFonts w:ascii="Times New Roman" w:eastAsia="Times New Roman" w:hAnsi="Times New Roman" w:cs="Times New Roman"/>
          </w:rPr>
          <w:t>n</w:t>
        </w:r>
        <w:r w:rsidR="00315DBD">
          <w:rPr>
            <w:rFonts w:ascii="Times New Roman" w:eastAsia="Times New Roman" w:hAnsi="Times New Roman" w:cs="Times New Roman"/>
            <w:vertAlign w:val="subscript"/>
          </w:rPr>
          <w:t>H</w:t>
        </w:r>
        <w:r w:rsidR="00315DBD">
          <w:rPr>
            <w:rFonts w:ascii="Times New Roman" w:eastAsia="Times New Roman" w:hAnsi="Times New Roman" w:cs="Times New Roman"/>
          </w:rPr>
          <w:t xml:space="preserve"> diagnostic diagram </w:t>
        </w:r>
      </w:ins>
      <w:r>
        <w:rPr>
          <w:rFonts w:ascii="Times New Roman" w:eastAsia="Times New Roman" w:hAnsi="Times New Roman" w:cs="Times New Roman"/>
        </w:rPr>
        <w:t>with a model featuring 1 &lt; n</w:t>
      </w:r>
      <w:r>
        <w:rPr>
          <w:rFonts w:ascii="Times New Roman" w:eastAsia="Times New Roman" w:hAnsi="Times New Roman" w:cs="Times New Roman"/>
          <w:vertAlign w:val="subscript"/>
        </w:rPr>
        <w:t xml:space="preserve">H </w:t>
      </w:r>
      <w:r>
        <w:rPr>
          <w:rFonts w:ascii="Times New Roman" w:eastAsia="Times New Roman" w:hAnsi="Times New Roman" w:cs="Times New Roman"/>
        </w:rPr>
        <w:t>&lt; 4 and -3.5 &lt; log U &lt; -0.5</w:t>
      </w:r>
      <w:ins w:id="50" w:author="Chris Richardson" w:date="2019-04-13T15:20:00Z">
        <w:r w:rsidR="00643463">
          <w:rPr>
            <w:rFonts w:ascii="Times New Roman" w:eastAsia="Times New Roman" w:hAnsi="Times New Roman" w:cs="Times New Roman"/>
          </w:rPr>
          <w:t xml:space="preserve"> </w:t>
        </w:r>
        <w:del w:id="51" w:author="Emmett Jenkins" w:date="2019-04-19T12:16:00Z">
          <w:r w:rsidR="00643463" w:rsidDel="00315DBD">
            <w:rPr>
              <w:rFonts w:ascii="Times New Roman" w:eastAsia="Times New Roman" w:hAnsi="Times New Roman" w:cs="Times New Roman"/>
            </w:rPr>
            <w:delText>[Add a description of the S II plot here]</w:delText>
          </w:r>
        </w:del>
      </w:ins>
      <w:del w:id="52" w:author="Chris Richardson" w:date="2019-04-13T15:20:00Z">
        <w:r w:rsidR="000B0BD4" w:rsidDel="00643463">
          <w:rPr>
            <w:rFonts w:ascii="Times New Roman" w:eastAsia="Times New Roman" w:hAnsi="Times New Roman" w:cs="Times New Roman"/>
          </w:rPr>
          <w:delText xml:space="preserve"> </w:delText>
        </w:r>
      </w:del>
      <w:del w:id="53" w:author="Emmett Jenkins" w:date="2019-04-12T16:17:00Z">
        <w:r w:rsidR="000B0BD4" w:rsidDel="00F94384">
          <w:rPr>
            <w:rFonts w:ascii="Times New Roman" w:eastAsia="Times New Roman" w:hAnsi="Times New Roman" w:cs="Times New Roman"/>
          </w:rPr>
          <w:delText>(Switch to Te high, low, mid, and include descriptions in caption)</w:delText>
        </w:r>
        <w:r w:rsidR="00EC4A45" w:rsidDel="00F94384">
          <w:rPr>
            <w:rFonts w:ascii="Times New Roman" w:eastAsia="Times New Roman" w:hAnsi="Times New Roman" w:cs="Times New Roman"/>
          </w:rPr>
          <w:delText xml:space="preserve"> [Remember to move the legends outside, zoom in on the area of interest, add the density diagnostic</w:delText>
        </w:r>
        <w:r w:rsidR="000B3A1A" w:rsidDel="00F94384">
          <w:rPr>
            <w:rFonts w:ascii="Times New Roman" w:eastAsia="Times New Roman" w:hAnsi="Times New Roman" w:cs="Times New Roman"/>
          </w:rPr>
          <w:delText>, and add color maps</w:delText>
        </w:r>
        <w:r w:rsidR="00EC4A45" w:rsidDel="00F94384">
          <w:rPr>
            <w:rFonts w:ascii="Times New Roman" w:eastAsia="Times New Roman" w:hAnsi="Times New Roman" w:cs="Times New Roman"/>
          </w:rPr>
          <w:delText>]</w:delText>
        </w:r>
      </w:del>
    </w:p>
    <w:p w14:paraId="4389101B" w14:textId="35523C2C" w:rsidR="009A4000" w:rsidRDefault="009A4000" w:rsidP="00DB143E">
      <w:pPr>
        <w:rPr>
          <w:ins w:id="54" w:author="Chris Richardson" w:date="2019-04-13T15:10:00Z"/>
          <w:rFonts w:ascii="Times New Roman" w:eastAsia="Times New Roman" w:hAnsi="Times New Roman" w:cs="Times New Roman"/>
        </w:rPr>
      </w:pPr>
    </w:p>
    <w:p w14:paraId="2EDB3FC6" w14:textId="6E3A2BD7" w:rsidR="004307B9" w:rsidRPr="004307B9" w:rsidDel="006D78EB" w:rsidRDefault="004307B9" w:rsidP="00DB143E">
      <w:pPr>
        <w:rPr>
          <w:ins w:id="55" w:author="Chris Richardson" w:date="2019-04-13T15:10:00Z"/>
          <w:del w:id="56" w:author="Emmett Jenkins" w:date="2019-04-19T13:10:00Z"/>
          <w:rFonts w:ascii="Times New Roman" w:eastAsia="Times New Roman" w:hAnsi="Times New Roman" w:cs="Times New Roman"/>
        </w:rPr>
      </w:pPr>
      <w:ins w:id="57" w:author="Chris Richardson" w:date="2019-04-13T15:11:00Z">
        <w:del w:id="58" w:author="Emmett Jenkins" w:date="2019-04-19T13:10:00Z">
          <w:r w:rsidDel="006D78EB">
            <w:rPr>
              <w:rFonts w:ascii="Times New Roman" w:eastAsia="Times New Roman" w:hAnsi="Times New Roman" w:cs="Times New Roman"/>
            </w:rPr>
            <w:delText>[Looking great!</w:delText>
          </w:r>
        </w:del>
      </w:ins>
      <w:ins w:id="59" w:author="Chris Richardson" w:date="2019-04-13T15:16:00Z">
        <w:del w:id="60" w:author="Emmett Jenkins" w:date="2019-04-19T13:10:00Z">
          <w:r w:rsidDel="006D78EB">
            <w:rPr>
              <w:rFonts w:ascii="Times New Roman" w:eastAsia="Times New Roman" w:hAnsi="Times New Roman" w:cs="Times New Roman"/>
            </w:rPr>
            <w:delText xml:space="preserve"> You can change the x-axis tick labels by changing the command that looks like this: </w:delText>
          </w:r>
          <w:r w:rsidRPr="004307B9" w:rsidDel="006D78EB">
            <w:rPr>
              <w:rFonts w:ascii="Times New Roman" w:eastAsia="Times New Roman" w:hAnsi="Times New Roman" w:cs="Times New Roman"/>
            </w:rPr>
            <w:delText>plt.xticks([-2.5,-2.0,-1.5,-1.0])</w:delText>
          </w:r>
        </w:del>
      </w:ins>
      <w:ins w:id="61" w:author="Chris Richardson" w:date="2019-04-13T15:17:00Z">
        <w:del w:id="62" w:author="Emmett Jenkins" w:date="2019-04-19T13:10:00Z">
          <w:r w:rsidDel="006D78EB">
            <w:rPr>
              <w:rFonts w:ascii="Times New Roman" w:eastAsia="Times New Roman" w:hAnsi="Times New Roman" w:cs="Times New Roman"/>
            </w:rPr>
            <w:delText xml:space="preserve">…or you can add it each subplot section. You can change the color map label to </w:delText>
          </w:r>
          <w:r w:rsidDel="006D78EB">
            <w:rPr>
              <w:rFonts w:ascii="Times New Roman" w:eastAsia="Times New Roman" w:hAnsi="Times New Roman" w:cs="Times New Roman"/>
              <w:i/>
            </w:rPr>
            <w:delText>n</w:delText>
          </w:r>
          <w:r w:rsidRPr="00A946E2" w:rsidDel="006D78EB">
            <w:rPr>
              <w:rFonts w:ascii="Times New Roman" w:eastAsia="Times New Roman" w:hAnsi="Times New Roman" w:cs="Times New Roman"/>
              <w:vertAlign w:val="subscript"/>
              <w:rPrChange w:id="63" w:author="Chris Richardson" w:date="2019-04-13T15:18:00Z">
                <w:rPr>
                  <w:rFonts w:ascii="Times New Roman" w:eastAsia="Times New Roman" w:hAnsi="Times New Roman" w:cs="Times New Roman"/>
                </w:rPr>
              </w:rPrChange>
            </w:rPr>
            <w:delText>H</w:delText>
          </w:r>
        </w:del>
      </w:ins>
      <w:ins w:id="64" w:author="Chris Richardson" w:date="2019-04-13T15:18:00Z">
        <w:del w:id="65" w:author="Emmett Jenkins" w:date="2019-04-19T13:10:00Z">
          <w:r w:rsidR="00A946E2" w:rsidRPr="00A946E2" w:rsidDel="006D78EB">
            <w:rPr>
              <w:rFonts w:ascii="Times New Roman" w:eastAsia="Times New Roman" w:hAnsi="Times New Roman" w:cs="Times New Roman"/>
              <w:rPrChange w:id="66" w:author="Chris Richardson" w:date="2019-04-13T15:19:00Z">
                <w:rPr>
                  <w:rFonts w:ascii="Times New Roman" w:eastAsia="Times New Roman" w:hAnsi="Times New Roman" w:cs="Times New Roman"/>
                  <w:vertAlign w:val="subscript"/>
                </w:rPr>
              </w:rPrChange>
            </w:rPr>
            <w:delText xml:space="preserve"> </w:delText>
          </w:r>
        </w:del>
      </w:ins>
      <w:ins w:id="67" w:author="Chris Richardson" w:date="2019-04-13T15:19:00Z">
        <w:del w:id="68" w:author="Emmett Jenkins" w:date="2019-04-19T13:10:00Z">
          <w:r w:rsidR="00A946E2" w:rsidDel="006D78EB">
            <w:rPr>
              <w:rFonts w:ascii="Times New Roman" w:eastAsia="Times New Roman" w:hAnsi="Times New Roman" w:cs="Times New Roman"/>
            </w:rPr>
            <w:delText>instead of hden.]</w:delText>
          </w:r>
        </w:del>
      </w:ins>
      <w:ins w:id="69" w:author="Chris Richardson" w:date="2019-04-13T15:17:00Z">
        <w:del w:id="70" w:author="Emmett Jenkins" w:date="2019-04-19T13:10:00Z">
          <w:r w:rsidDel="006D78EB">
            <w:rPr>
              <w:rFonts w:ascii="Times New Roman" w:eastAsia="Times New Roman" w:hAnsi="Times New Roman" w:cs="Times New Roman"/>
            </w:rPr>
            <w:delText xml:space="preserve"> </w:delText>
          </w:r>
        </w:del>
      </w:ins>
    </w:p>
    <w:p w14:paraId="6F309FB2" w14:textId="48B0C28D" w:rsidR="004307B9" w:rsidDel="006D78EB" w:rsidRDefault="004307B9" w:rsidP="00DB143E">
      <w:pPr>
        <w:rPr>
          <w:del w:id="71" w:author="Emmett Jenkins" w:date="2019-04-19T13:10:00Z"/>
          <w:rFonts w:ascii="Times New Roman" w:eastAsia="Times New Roman" w:hAnsi="Times New Roman" w:cs="Times New Roman"/>
        </w:rPr>
      </w:pPr>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0C4527FF"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r w:rsidR="00F520F8">
        <w:rPr>
          <w:rFonts w:ascii="Times New Roman" w:eastAsia="Times New Roman" w:hAnsi="Times New Roman" w:cs="Times New Roman"/>
        </w:rPr>
        <w:t xml:space="preserve">collisionally excite but then radiate away that energy through photon emission, causing the </w:t>
      </w:r>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log(-3.5) to log(-0.5) in 0.5 steps. 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r w:rsidR="005042CB">
        <w:rPr>
          <w:rFonts w:ascii="Times New Roman" w:eastAsia="Times New Roman" w:hAnsi="Times New Roman" w:cs="Times New Roman"/>
        </w:rPr>
        <w:t xml:space="preserve">On the BPT the high temperature AGN span all Z values, but </w:t>
      </w:r>
      <w:r w:rsidR="00AD22D6">
        <w:rPr>
          <w:rFonts w:ascii="Times New Roman" w:eastAsia="Times New Roman" w:hAnsi="Times New Roman" w:cs="Times New Roman"/>
        </w:rPr>
        <w:t>not all U values</w:t>
      </w:r>
      <w:r w:rsidR="00D0352B">
        <w:rPr>
          <w:rFonts w:ascii="Times New Roman" w:eastAsia="Times New Roman" w:hAnsi="Times New Roman" w:cs="Times New Roman"/>
        </w:rPr>
        <w:t>]</w:t>
      </w:r>
      <w:r w:rsidR="00040D0F">
        <w:rPr>
          <w:rFonts w:ascii="Times New Roman" w:eastAsia="Times New Roman" w:hAnsi="Times New Roman" w:cs="Times New Roman"/>
        </w:rPr>
        <w:t xml:space="preserve"> and our metallicity diagnostic</w:t>
      </w:r>
      <w:r w:rsidR="004C26B8">
        <w:rPr>
          <w:rFonts w:ascii="Times New Roman" w:eastAsia="Times New Roman" w:hAnsi="Times New Roman" w:cs="Times New Roman"/>
        </w:rPr>
        <w:t>. 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w:t>
      </w:r>
      <w:del w:id="72" w:author="Chris Richardson" w:date="2019-04-13T15:39:00Z">
        <w:r w:rsidR="00040D0F"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sidR="00040D0F">
        <w:rPr>
          <w:rFonts w:ascii="Times New Roman" w:eastAsia="Times New Roman" w:hAnsi="Times New Roman" w:cs="Times New Roman"/>
        </w:rPr>
        <w:t xml:space="preserve">highest temperature AGN. </w:t>
      </w:r>
      <w:r w:rsidR="00AD22D6" w:rsidRPr="00FA3816">
        <w:rPr>
          <w:rFonts w:ascii="Times New Roman" w:eastAsia="Times New Roman" w:hAnsi="Times New Roman" w:cs="Times New Roman"/>
          <w:highlight w:val="yellow"/>
          <w:rPrChange w:id="73" w:author="Chris Richardson" w:date="2019-04-13T15:20:00Z">
            <w:rPr>
              <w:rFonts w:ascii="Times New Roman" w:eastAsia="Times New Roman" w:hAnsi="Times New Roman" w:cs="Times New Roman"/>
            </w:rPr>
          </w:rPrChange>
        </w:rPr>
        <w:t>[nH value here and why?</w:t>
      </w:r>
      <w:ins w:id="74" w:author="Emmett Jenkins" w:date="2019-04-19T13:13:00Z">
        <w:r w:rsidR="00353918">
          <w:rPr>
            <w:rFonts w:ascii="Times New Roman" w:eastAsia="Times New Roman" w:hAnsi="Times New Roman" w:cs="Times New Roman"/>
            <w:highlight w:val="yellow"/>
          </w:rPr>
          <w:t xml:space="preserve"> We used 2.4 and I think that was because it fell in the middle of our AGN on BPT in nH vs. U sims, is that right?</w:t>
        </w:r>
      </w:ins>
      <w:r w:rsidR="00AD22D6" w:rsidRPr="00FA3816">
        <w:rPr>
          <w:rFonts w:ascii="Times New Roman" w:eastAsia="Times New Roman" w:hAnsi="Times New Roman" w:cs="Times New Roman"/>
          <w:highlight w:val="yellow"/>
          <w:rPrChange w:id="75" w:author="Chris Richardson" w:date="2019-04-13T15:20:00Z">
            <w:rPr>
              <w:rFonts w:ascii="Times New Roman" w:eastAsia="Times New Roman" w:hAnsi="Times New Roman" w:cs="Times New Roman"/>
            </w:rPr>
          </w:rPrChange>
        </w:rPr>
        <w:t>]</w:t>
      </w:r>
    </w:p>
    <w:p w14:paraId="3FBA5E13" w14:textId="77777777" w:rsidR="00D24023" w:rsidRDefault="00D24023" w:rsidP="00DB143E">
      <w:pPr>
        <w:rPr>
          <w:rFonts w:ascii="Times New Roman" w:eastAsia="Times New Roman" w:hAnsi="Times New Roman" w:cs="Times New Roman"/>
        </w:rPr>
      </w:pPr>
    </w:p>
    <w:p w14:paraId="6BB7E195" w14:textId="08DCD929" w:rsidR="00D24023" w:rsidRPr="00040D0F" w:rsidRDefault="002D1862" w:rsidP="00DB143E">
      <w:pPr>
        <w:rPr>
          <w:rFonts w:ascii="Times New Roman" w:eastAsia="Times New Roman" w:hAnsi="Times New Roman" w:cs="Times New Roman"/>
        </w:rPr>
      </w:pPr>
      <w:ins w:id="76" w:author="Emmett Jenkins" w:date="2019-04-19T13:06:00Z">
        <w:r w:rsidRPr="002D1862">
          <w:rPr>
            <w:rFonts w:ascii="Times New Roman" w:eastAsia="Times New Roman" w:hAnsi="Times New Roman" w:cs="Times New Roman"/>
            <w:noProof/>
          </w:rPr>
          <mc:AlternateContent>
            <mc:Choice Requires="wpg">
              <w:drawing>
                <wp:inline distT="0" distB="0" distL="0" distR="0" wp14:anchorId="1B83A20F" wp14:editId="6C170989">
                  <wp:extent cx="5943600" cy="2008827"/>
                  <wp:effectExtent l="0" t="0" r="0" b="0"/>
                  <wp:docPr id="2" name="Group 1"/>
                  <wp:cNvGraphicFramePr/>
                  <a:graphic xmlns:a="http://schemas.openxmlformats.org/drawingml/2006/main">
                    <a:graphicData uri="http://schemas.microsoft.com/office/word/2010/wordprocessingGroup">
                      <wpg:wgp>
                        <wpg:cNvGrpSpPr/>
                        <wpg:grpSpPr>
                          <a:xfrm>
                            <a:off x="0" y="0"/>
                            <a:ext cx="5943600" cy="2008827"/>
                            <a:chOff x="0" y="0"/>
                            <a:chExt cx="10929450" cy="3694176"/>
                          </a:xfrm>
                        </wpg:grpSpPr>
                        <pic:pic xmlns:pic="http://schemas.openxmlformats.org/drawingml/2006/picture">
                          <pic:nvPicPr>
                            <pic:cNvPr id="3" name="Picture 3"/>
                            <pic:cNvPicPr>
                              <a:picLocks/>
                            </pic:cNvPicPr>
                          </pic:nvPicPr>
                          <pic:blipFill>
                            <a:blip r:embed="rId18"/>
                            <a:stretch>
                              <a:fillRect/>
                            </a:stretch>
                          </pic:blipFill>
                          <pic:spPr>
                            <a:xfrm>
                              <a:off x="0" y="0"/>
                              <a:ext cx="9720072" cy="3694176"/>
                            </a:xfrm>
                            <a:prstGeom prst="rect">
                              <a:avLst/>
                            </a:prstGeom>
                          </pic:spPr>
                        </pic:pic>
                        <wpg:grpSp>
                          <wpg:cNvPr id="4" name="Group 4"/>
                          <wpg:cNvGrpSpPr/>
                          <wpg:grpSpPr>
                            <a:xfrm>
                              <a:off x="999183" y="2193523"/>
                              <a:ext cx="5021365" cy="781157"/>
                              <a:chOff x="999183" y="2193523"/>
                              <a:chExt cx="5021365" cy="781157"/>
                            </a:xfrm>
                          </wpg:grpSpPr>
                          <pic:pic xmlns:pic="http://schemas.openxmlformats.org/drawingml/2006/picture">
                            <pic:nvPicPr>
                              <pic:cNvPr id="5" name="Picture 5"/>
                              <pic:cNvPicPr>
                                <a:picLocks noChangeAspect="1"/>
                              </pic:cNvPicPr>
                            </pic:nvPicPr>
                            <pic:blipFill>
                              <a:blip r:embed="rId11"/>
                              <a:stretch>
                                <a:fillRect/>
                              </a:stretch>
                            </pic:blipFill>
                            <pic:spPr>
                              <a:xfrm>
                                <a:off x="5542753" y="2193523"/>
                                <a:ext cx="477795" cy="781157"/>
                              </a:xfrm>
                              <a:prstGeom prst="rect">
                                <a:avLst/>
                              </a:prstGeom>
                            </pic:spPr>
                          </pic:pic>
                          <pic:pic xmlns:pic="http://schemas.openxmlformats.org/drawingml/2006/picture">
                            <pic:nvPicPr>
                              <pic:cNvPr id="6" name="Picture 6"/>
                              <pic:cNvPicPr>
                                <a:picLocks noChangeAspect="1"/>
                              </pic:cNvPicPr>
                            </pic:nvPicPr>
                            <pic:blipFill rotWithShape="1">
                              <a:blip r:embed="rId19"/>
                              <a:srcRect l="-4806"/>
                              <a:stretch/>
                            </pic:blipFill>
                            <pic:spPr>
                              <a:xfrm>
                                <a:off x="999183" y="2206584"/>
                                <a:ext cx="503530" cy="768096"/>
                              </a:xfrm>
                              <a:prstGeom prst="rect">
                                <a:avLst/>
                              </a:prstGeom>
                            </pic:spPr>
                          </pic:pic>
                        </wpg:grpSp>
                        <pic:pic xmlns:pic="http://schemas.openxmlformats.org/drawingml/2006/picture">
                          <pic:nvPicPr>
                            <pic:cNvPr id="7" name="Picture 7"/>
                            <pic:cNvPicPr>
                              <a:picLocks noChangeAspect="1"/>
                            </pic:cNvPicPr>
                          </pic:nvPicPr>
                          <pic:blipFill>
                            <a:blip r:embed="rId10"/>
                            <a:stretch>
                              <a:fillRect/>
                            </a:stretch>
                          </pic:blipFill>
                          <pic:spPr>
                            <a:xfrm>
                              <a:off x="9387204" y="242455"/>
                              <a:ext cx="1542246" cy="1719905"/>
                            </a:xfrm>
                            <a:prstGeom prst="rect">
                              <a:avLst/>
                            </a:prstGeom>
                          </pic:spPr>
                        </pic:pic>
                        <pic:pic xmlns:pic="http://schemas.openxmlformats.org/drawingml/2006/picture">
                          <pic:nvPicPr>
                            <pic:cNvPr id="9" name="Picture 9"/>
                            <pic:cNvPicPr>
                              <a:picLocks noChangeAspect="1"/>
                            </pic:cNvPicPr>
                          </pic:nvPicPr>
                          <pic:blipFill>
                            <a:blip r:embed="rId9"/>
                            <a:stretch>
                              <a:fillRect/>
                            </a:stretch>
                          </pic:blipFill>
                          <pic:spPr>
                            <a:xfrm>
                              <a:off x="9383624" y="1962360"/>
                              <a:ext cx="1545826" cy="1012320"/>
                            </a:xfrm>
                            <a:prstGeom prst="rect">
                              <a:avLst/>
                            </a:prstGeom>
                          </pic:spPr>
                        </pic:pic>
                      </wpg:wgp>
                    </a:graphicData>
                  </a:graphic>
                </wp:inline>
              </w:drawing>
            </mc:Choice>
            <mc:Fallback xmlns:mv="urn:schemas-microsoft-com:mac:vml" xmlns:mo="http://schemas.microsoft.com/office/mac/office/2008/main">
              <w:pict>
                <v:group w14:anchorId="642831DC" id="Group 1" o:spid="_x0000_s1026" style="width:468pt;height:158.2pt;mso-position-horizontal-relative:char;mso-position-vertical-relative:line" coordsize="10929450,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">
                  <v:shape id="Picture 3"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m&#10;wzjDAAAA2gAAAA8AAABkcnMvZG93bnJldi54bWxEj09rAjEUxO8Fv0N4gjfNWkuxW7MiUsEWenAV&#10;Sm+PzXP/uHkJm6jrtzcFocdhZn7DLJa9acWFOl9bVjCdJCCIC6trLhUc9pvxHIQPyBpby6TgRh6W&#10;2eBpgam2V97RJQ+liBD2KSqoQnCplL6oyKCfWEccvaPtDIYou1LqDq8Rblr5nCSv0mDNcaFCR+uK&#10;ilN+NgrWTePC1+cbFofv/iOnl9nPr2OlRsN+9Q4iUB/+w4/2ViuYwd+VeANkd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bDOMMAAADaAAAADwAAAAAAAAAAAAAAAACcAgAA&#10;ZHJzL2Rvd25yZXYueG1sUEsFBgAAAAAEAAQA9wAAAIwDAAAAAA==&#10;">
                    <v:imagedata r:id="rId20" o:title=""/>
                    <v:path arrowok="t"/>
                    <o:lock v:ext="edit" aspectratio="f"/>
                  </v:shape>
                  <v:group id="Group 4" o:spid="_x0000_s1028" style="position:absolute;left:999183;top:2193523;width:5021365;height:781157" coordorigin="999183,2193523"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Picture 5" o:spid="_x0000_s1029" type="#_x0000_t75" style="position:absolute;left:5542753;top:2193523;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3c&#10;lKLDAAAA2gAAAA8AAABkcnMvZG93bnJldi54bWxEj0FrAjEUhO8F/0N4BW81sWLZbo0ihYJUPHQV&#10;pLfH5rlZ3bwsm1S3/94IgsdhZr5hZoveNeJMXag9axiPFAji0puaKw277ddLBiJEZIONZ9LwTwEW&#10;88HTDHPjL/xD5yJWIkE45KjBxtjmUobSksMw8i1x8g6+cxiT7CppOrwkuGvkq1Jv0mHNacFiS5+W&#10;ylPx5zT8jrNjpr7Rrw/vk71dbY6nQm21Hj73yw8Qkfr4CN/bK6NhCrcr6QbI+R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yUosMAAADaAAAADwAAAAAAAAAAAAAAAACcAgAA&#10;ZHJzL2Rvd25yZXYueG1sUEsFBgAAAAAEAAQA9wAAAIwDAAAAAA==&#10;">
                      <v:imagedata r:id="rId15" o:title=""/>
                      <v:path arrowok="t"/>
                    </v:shape>
                    <v:shape id="Picture 6" o:spid="_x0000_s1030" type="#_x0000_t75" style="position:absolute;left:999183;top:2206584;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3&#10;mYbAAAAA2gAAAA8AAABkcnMvZG93bnJldi54bWxEj81qwzAQhO+FvIPYQG6NnB5C61oOIRDI1Uku&#10;vS3S1ja2VsaS//r0USDQ4zAz3zDZYbatGKn3tWMFu20Cglg7U3Op4H47v3+C8AHZYOuYFCzk4ZCv&#10;3jJMjZu4oPEaShEh7FNUUIXQpVJ6XZFFv3UdcfR+XW8xRNmX0vQ4Rbht5UeS7KXFmuNChR2dKtLN&#10;dbAKBl3q+zIsDbeFb25ff5P/sUelNuv5+A0i0Bz+w6/2xSjYw/NKvAEy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3eZhsAAAADaAAAADwAAAAAAAAAAAAAAAACcAgAAZHJz&#10;L2Rvd25yZXYueG1sUEsFBgAAAAAEAAQA9wAAAIkDAAAAAA==&#10;">
                      <v:imagedata r:id="rId21" o:title="" cropleft="-3150f"/>
                      <v:path arrowok="t"/>
                    </v:shape>
                  </v:group>
                  <v:shape id="Picture 7" o:spid="_x0000_s1031" type="#_x0000_t75" style="position:absolute;left:9387204;top:242455;width:1542246;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I&#10;a9vCAAAA2gAAAA8AAABkcnMvZG93bnJldi54bWxEj92KwjAUhO+FfYdwFrzTdMU/qlEWZUFv1KoP&#10;cGiObbE5qU221n36jSB4OczMN8x82ZpSNFS7wrKCr34Egji1uuBMwfn005uCcB5ZY2mZFDzIwXLx&#10;0ZljrO2dE2qOPhMBwi5GBbn3VSylS3My6Pq2Ig7exdYGfZB1JnWN9wA3pRxE0VgaLDgs5FjRKqf0&#10;evw1Cq432fxNh9v9YW+T9JA1Fe3WI6W6n+33DISn1r/Dr/ZGK5jA80q4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CGvbwgAAANoAAAAPAAAAAAAAAAAAAAAAAJwCAABk&#10;cnMvZG93bnJldi54bWxQSwUGAAAAAAQABAD3AAAAiwMAAAAA&#10;">
                    <v:imagedata r:id="rId14" o:title=""/>
                    <v:path arrowok="t"/>
                  </v:shape>
                  <v:shape id="Picture 9" o:spid="_x0000_s1032" type="#_x0000_t75" style="position:absolute;left:9383624;top:1962360;width:1545826;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K&#10;DA3CAAAA2gAAAA8AAABkcnMvZG93bnJldi54bWxEj0+LwjAUxO8LfofwBG9rahFZq1FE8A/oZVXw&#10;+mieTbF5KU3Uup9+Iwgeh5n5DTOdt7YSd2p86VjBoJ+AIM6dLrlQcDquvn9A+ICssXJMCp7kYT7r&#10;fE0x0+7Bv3Q/hEJECPsMFZgQ6kxKnxuy6PuuJo7exTUWQ5RNIXWDjwi3lUyTZCQtlhwXDNa0NJRf&#10;Dzer4GrPi9HpmO6Hm3QX5F8+3Ju1U6rXbRcTEIHa8Am/21utYAyvK/EGyN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CgwNwgAAANoAAAAPAAAAAAAAAAAAAAAAAJwCAABk&#10;cnMvZG93bnJldi54bWxQSwUGAAAAAAQABAD3AAAAiwMAAAAA&#10;">
                    <v:imagedata r:id="rId13" o:title=""/>
                    <v:path arrowok="t"/>
                  </v:shape>
                  <w10:anchorlock/>
                </v:group>
              </w:pict>
            </mc:Fallback>
          </mc:AlternateContent>
        </w:r>
      </w:ins>
      <w:del w:id="77" w:author="Emmett Jenkins" w:date="2019-04-19T13:06:00Z">
        <w:r w:rsidR="0030530A" w:rsidRPr="0030530A" w:rsidDel="002D1862">
          <w:rPr>
            <w:rFonts w:ascii="Times New Roman" w:eastAsia="Times New Roman" w:hAnsi="Times New Roman" w:cs="Times New Roman"/>
            <w:noProof/>
          </w:rPr>
          <mc:AlternateContent>
            <mc:Choice Requires="wpg">
              <w:drawing>
                <wp:inline distT="0" distB="0" distL="0" distR="0" wp14:anchorId="4C8F77F9" wp14:editId="3BEE2B6B">
                  <wp:extent cx="5943600" cy="1940564"/>
                  <wp:effectExtent l="0" t="0" r="0" b="0"/>
                  <wp:docPr id="36" name="Group 1"/>
                  <wp:cNvGraphicFramePr/>
                  <a:graphic xmlns:a="http://schemas.openxmlformats.org/drawingml/2006/main">
                    <a:graphicData uri="http://schemas.microsoft.com/office/word/2010/wordprocessingGroup">
                      <wpg:wgp>
                        <wpg:cNvGrpSpPr/>
                        <wpg:grpSpPr>
                          <a:xfrm>
                            <a:off x="0" y="0"/>
                            <a:ext cx="5943600" cy="1940564"/>
                            <a:chOff x="0" y="0"/>
                            <a:chExt cx="10959826" cy="3578835"/>
                          </a:xfrm>
                        </wpg:grpSpPr>
                        <wpg:grpSp>
                          <wpg:cNvPr id="37" name="Group 37"/>
                          <wpg:cNvGrpSpPr/>
                          <wpg:grpSpPr>
                            <a:xfrm>
                              <a:off x="0" y="0"/>
                              <a:ext cx="9710928" cy="3578835"/>
                              <a:chOff x="0" y="0"/>
                              <a:chExt cx="9710928" cy="3578835"/>
                            </a:xfrm>
                          </wpg:grpSpPr>
                          <pic:pic xmlns:pic="http://schemas.openxmlformats.org/drawingml/2006/picture">
                            <pic:nvPicPr>
                              <pic:cNvPr id="38" name="Picture 38"/>
                              <pic:cNvPicPr>
                                <a:picLocks noChangeAspect="1"/>
                              </pic:cNvPicPr>
                            </pic:nvPicPr>
                            <pic:blipFill>
                              <a:blip r:embed="rId22"/>
                              <a:stretch>
                                <a:fillRect/>
                              </a:stretch>
                            </pic:blipFill>
                            <pic:spPr>
                              <a:xfrm>
                                <a:off x="0" y="0"/>
                                <a:ext cx="9710928" cy="3578835"/>
                              </a:xfrm>
                              <a:prstGeom prst="rect">
                                <a:avLst/>
                              </a:prstGeom>
                            </pic:spPr>
                          </pic:pic>
                          <pic:pic xmlns:pic="http://schemas.openxmlformats.org/drawingml/2006/picture">
                            <pic:nvPicPr>
                              <pic:cNvPr id="39" name="Picture 39"/>
                              <pic:cNvPicPr>
                                <a:picLocks noChangeAspect="1"/>
                              </pic:cNvPicPr>
                            </pic:nvPicPr>
                            <pic:blipFill>
                              <a:blip r:embed="rId11"/>
                              <a:stretch>
                                <a:fillRect/>
                              </a:stretch>
                            </pic:blipFill>
                            <pic:spPr>
                              <a:xfrm>
                                <a:off x="5576711" y="2096682"/>
                                <a:ext cx="477795" cy="781157"/>
                              </a:xfrm>
                              <a:prstGeom prst="rect">
                                <a:avLst/>
                              </a:prstGeom>
                            </pic:spPr>
                          </pic:pic>
                          <pic:pic xmlns:pic="http://schemas.openxmlformats.org/drawingml/2006/picture">
                            <pic:nvPicPr>
                              <pic:cNvPr id="40" name="Picture 40"/>
                              <pic:cNvPicPr>
                                <a:picLocks noChangeAspect="1"/>
                              </pic:cNvPicPr>
                            </pic:nvPicPr>
                            <pic:blipFill rotWithShape="1">
                              <a:blip r:embed="rId19"/>
                              <a:srcRect l="-4806"/>
                              <a:stretch/>
                            </pic:blipFill>
                            <pic:spPr>
                              <a:xfrm>
                                <a:off x="1033141" y="2109743"/>
                                <a:ext cx="503530" cy="768096"/>
                              </a:xfrm>
                              <a:prstGeom prst="rect">
                                <a:avLst/>
                              </a:prstGeom>
                            </pic:spPr>
                          </pic:pic>
                        </wpg:grpSp>
                        <pic:pic xmlns:pic="http://schemas.openxmlformats.org/drawingml/2006/picture">
                          <pic:nvPicPr>
                            <pic:cNvPr id="41" name="Picture 41"/>
                            <pic:cNvPicPr>
                              <a:picLocks noChangeAspect="1"/>
                            </pic:cNvPicPr>
                          </pic:nvPicPr>
                          <pic:blipFill>
                            <a:blip r:embed="rId10"/>
                            <a:stretch>
                              <a:fillRect/>
                            </a:stretch>
                          </pic:blipFill>
                          <pic:spPr>
                            <a:xfrm>
                              <a:off x="9406124" y="145614"/>
                              <a:ext cx="1542246" cy="1818207"/>
                            </a:xfrm>
                            <a:prstGeom prst="rect">
                              <a:avLst/>
                            </a:prstGeom>
                          </pic:spPr>
                        </pic:pic>
                        <pic:pic xmlns:pic="http://schemas.openxmlformats.org/drawingml/2006/picture">
                          <pic:nvPicPr>
                            <pic:cNvPr id="42" name="Picture 42"/>
                            <pic:cNvPicPr>
                              <a:picLocks noChangeAspect="1"/>
                            </pic:cNvPicPr>
                          </pic:nvPicPr>
                          <pic:blipFill>
                            <a:blip r:embed="rId9"/>
                            <a:stretch>
                              <a:fillRect/>
                            </a:stretch>
                          </pic:blipFill>
                          <pic:spPr>
                            <a:xfrm>
                              <a:off x="9417582" y="1963821"/>
                              <a:ext cx="1542244" cy="951118"/>
                            </a:xfrm>
                            <a:prstGeom prst="rect">
                              <a:avLst/>
                            </a:prstGeom>
                          </pic:spPr>
                        </pic:pic>
                      </wpg:wgp>
                    </a:graphicData>
                  </a:graphic>
                </wp:inline>
              </w:drawing>
            </mc:Choice>
            <mc:Fallback xmlns:mv="urn:schemas-microsoft-com:mac:vml" xmlns:mo="http://schemas.microsoft.com/office/mac/office/2008/main">
              <w:pict>
                <v:group w14:anchorId="5FC1F414" id="Group 1" o:spid="_x0000_s1026" style="width:468pt;height:152.8pt;mso-position-horizontal-relative:char;mso-position-vertical-relative:line" coordsize="10959826,3578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">
                  <v:group id="Group 37" o:spid="_x0000_s1027" style="position:absolute;width:9710928;height:3578835" coordsize="9710928,35788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shape id="Picture 38" o:spid="_x0000_s1028" type="#_x0000_t75" style="position:absolute;width:9710928;height:3578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10;eHfBAAAA2wAAAA8AAABkcnMvZG93bnJldi54bWxET02LwjAQvS/4H8II3tZUBZGusYiyUA8e1ILs&#10;bWzGttpMSpNtu/9+cxA8Pt73OhlMLTpqXWVZwWwagSDOra64UJBdvj9XIJxH1lhbJgV/5CDZjD7W&#10;GGvb84m6sy9ECGEXo4LS+yaW0uUlGXRT2xAH7m5bgz7AtpC6xT6Em1rOo2gpDVYcGkpsaFdS/jz/&#10;GgU2Op5+5PKaFlef3R77+eHYpQelJuNh+wXC0+Df4pc71QoWYWz4En6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U/eHfBAAAA2wAAAA8AAAAAAAAAAAAAAAAAnAIAAGRy&#10;cy9kb3ducmV2LnhtbFBLBQYAAAAABAAEAPcAAACKAwAAAAA=&#10;">
                      <v:imagedata r:id="rId23" o:title=""/>
                      <v:path arrowok="t"/>
                    </v:shape>
                    <v:shape id="Picture 39" o:spid="_x0000_s1029" type="#_x0000_t75" style="position:absolute;left:5576711;top:2096682;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5X&#10;AFrEAAAA2wAAAA8AAABkcnMvZG93bnJldi54bWxEj0FrAjEUhO8F/0N4BW81sYKsW6MUoSAVD66F&#10;0ttj89ysbl6WTarrvzeC4HGYmW+Y+bJ3jThTF2rPGsYjBYK49KbmSsPP/ustAxEissHGM2m4UoDl&#10;YvAyx9z4C+/oXMRKJAiHHDXYGNtcylBachhGviVO3sF3DmOSXSVNh5cEd418V2oqHdacFiy2tLJU&#10;nop/p+FvnB0z9Y1+c5hNfu16ezwVaq/18LX//AARqY/P8KO9NhomM7h/ST9AL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5XAFrEAAAA2wAAAA8AAAAAAAAAAAAAAAAAnAIA&#10;AGRycy9kb3ducmV2LnhtbFBLBQYAAAAABAAEAPcAAACNAwAAAAA=&#10;">
                      <v:imagedata r:id="rId15" o:title=""/>
                      <v:path arrowok="t"/>
                    </v:shape>
                    <v:shape id="Picture 40" o:spid="_x0000_s1030" type="#_x0000_t75" style="position:absolute;left:1033141;top:2109743;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d&#10;6lO+AAAA2wAAAA8AAABkcnMvZG93bnJldi54bWxET8uKwjAU3QvzD+EK7myqD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Ktd6lO+AAAA2wAAAA8AAAAAAAAAAAAAAAAAnAIAAGRycy9k&#10;b3ducmV2LnhtbFBLBQYAAAAABAAEAPcAAACHAwAAAAA=&#10;">
                      <v:imagedata r:id="rId21" o:title="" cropleft="-3150f"/>
                      <v:path arrowok="t"/>
                    </v:shape>
                  </v:group>
                  <v:shape id="Picture 41" o:spid="_x0000_s1031" type="#_x0000_t75" style="position:absolute;left:9406124;top:145614;width:1542246;height:181820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td&#10;g2fDAAAA2wAAAA8AAABkcnMvZG93bnJldi54bWxEj92KwjAUhO8F3yEcwTtNXdxFqqmIsqA36+8D&#10;HJpjW9qc1CbW6tNvFha8HGbmG2ax7EwlWmpcYVnBZByBIE6tLjhTcDl/j2YgnEfWWFkmBU9ysEz6&#10;vQXG2j74SO3JZyJA2MWoIPe+jqV0aU4G3djWxMG72sagD7LJpG7wEeCmkh9R9CUNFhwWcqxpnVNa&#10;nu5GQXmT7Ws23e0Pe3tMD1lb08/mU6nhoFvNQXjq/Dv8395qBdMJ/H0JP0Am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12DZ8MAAADbAAAADwAAAAAAAAAAAAAAAACcAgAA&#10;ZHJzL2Rvd25yZXYueG1sUEsFBgAAAAAEAAQA9wAAAIwDAAAAAA==&#10;">
                    <v:imagedata r:id="rId14" o:title=""/>
                    <v:path arrowok="t"/>
                  </v:shape>
                  <v:shape id="Picture 42" o:spid="_x0000_s1032" type="#_x0000_t75" style="position:absolute;left:9417582;top:1963821;width:1542244;height:9511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F&#10;n6fCAAAA2wAAAA8AAABkcnMvZG93bnJldi54bWxEj0GLwjAUhO/C/ofwBG+aWopINYosrLuwXrSC&#10;10fztik2L6WJWvfXG0HwOMzMN8xy3dtGXKnztWMF00kCgrh0uuZKwbH4Gs9B+ICssXFMCu7kYb36&#10;GCwx1+7Ge7oeQiUihH2OCkwIbS6lLw1Z9BPXEkfvz3UWQ5RdJXWHtwi3jUyTZCYt1hwXDLb0aag8&#10;Hy5WwdmeNrNjke6y7/Q3yP8y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hZ+nwgAAANsAAAAPAAAAAAAAAAAAAAAAAJwCAABk&#10;cnMvZG93bnJldi54bWxQSwUGAAAAAAQABAD3AAAAiwMAAAAA&#10;">
                    <v:imagedata r:id="rId13" o:title=""/>
                    <v:path arrowok="t"/>
                  </v:shape>
                  <w10:anchorlock/>
                </v:group>
              </w:pict>
            </mc:Fallback>
          </mc:AlternateContent>
        </w:r>
      </w:del>
    </w:p>
    <w:p w14:paraId="12F0F971" w14:textId="07287B10" w:rsidR="00040D0F" w:rsidDel="00FA3816" w:rsidRDefault="009A4000" w:rsidP="00CA0250">
      <w:pPr>
        <w:rPr>
          <w:del w:id="78" w:author="Chris Richardson" w:date="2019-04-13T15:21:00Z"/>
          <w:rFonts w:ascii="Times New Roman" w:eastAsia="Times New Roman" w:hAnsi="Times New Roman" w:cs="Times New Roman"/>
          <w:i/>
        </w:rPr>
      </w:pPr>
      <w:r>
        <w:rPr>
          <w:rFonts w:ascii="Times New Roman" w:eastAsia="Times New Roman" w:hAnsi="Times New Roman" w:cs="Times New Roman"/>
        </w:rPr>
        <w:t>Figure 3: BPT Diagram and Temperature Diagnostic diagram with models featuring 0.5 &lt; Z &lt; 5 and -3.5 &lt; log U &lt; -0.5.</w:t>
      </w:r>
      <w:r w:rsidR="00877ACA">
        <w:rPr>
          <w:rFonts w:ascii="Times New Roman" w:eastAsia="Times New Roman" w:hAnsi="Times New Roman" w:cs="Times New Roman"/>
        </w:rPr>
        <w:t xml:space="preserve"> </w:t>
      </w:r>
      <w:ins w:id="79" w:author="Chris Richardson" w:date="2019-04-13T15:21:00Z">
        <w:r w:rsidR="00FA3816">
          <w:rPr>
            <w:rFonts w:ascii="Times New Roman" w:eastAsia="Times New Roman" w:hAnsi="Times New Roman" w:cs="Times New Roman"/>
          </w:rPr>
          <w:t>The observational data points follow the same convention at Fig. 2.</w:t>
        </w:r>
      </w:ins>
      <w:del w:id="80" w:author="Chris Richardson" w:date="2019-04-13T15:21:00Z">
        <w:r w:rsidR="00877ACA" w:rsidDel="00FA3816">
          <w:rPr>
            <w:rFonts w:ascii="Times New Roman" w:eastAsia="Times New Roman" w:hAnsi="Times New Roman" w:cs="Times New Roman"/>
          </w:rPr>
          <w:delText>(</w:delText>
        </w:r>
      </w:del>
      <w:del w:id="81" w:author="Chris Richardson" w:date="2019-04-13T15:20:00Z">
        <w:r w:rsidR="00877ACA" w:rsidDel="00FA3816">
          <w:rPr>
            <w:rFonts w:ascii="Times New Roman" w:eastAsia="Times New Roman" w:hAnsi="Times New Roman" w:cs="Times New Roman"/>
          </w:rPr>
          <w:delText>Same with this figure as above)</w:delText>
        </w:r>
      </w:del>
    </w:p>
    <w:p w14:paraId="421B2533" w14:textId="77777777" w:rsidR="00FA3816" w:rsidRPr="00F94384" w:rsidRDefault="00FA3816" w:rsidP="00CA0250">
      <w:pPr>
        <w:rPr>
          <w:ins w:id="82" w:author="Chris Richardson" w:date="2019-04-13T15:21:00Z"/>
          <w:rFonts w:ascii="Times New Roman" w:eastAsia="Times New Roman" w:hAnsi="Times New Roman" w:cs="Times New Roman"/>
        </w:rPr>
      </w:pPr>
    </w:p>
    <w:p w14:paraId="037A29E0" w14:textId="078901E0" w:rsidR="009971F6" w:rsidRDefault="009971F6" w:rsidP="00CA0250">
      <w:pPr>
        <w:rPr>
          <w:ins w:id="83" w:author="Chris Richardson" w:date="2019-04-13T15:21:00Z"/>
          <w:rFonts w:ascii="Times New Roman" w:eastAsia="Times New Roman" w:hAnsi="Times New Roman" w:cs="Times New Roman"/>
          <w:i/>
        </w:rPr>
      </w:pPr>
    </w:p>
    <w:p w14:paraId="2E199304" w14:textId="79BF6220" w:rsidR="00EF6BA9" w:rsidRPr="00EF6BA9" w:rsidDel="006D78EB" w:rsidRDefault="00EF6BA9" w:rsidP="00CA0250">
      <w:pPr>
        <w:rPr>
          <w:ins w:id="84" w:author="Chris Richardson" w:date="2019-04-13T15:21:00Z"/>
          <w:del w:id="85" w:author="Emmett Jenkins" w:date="2019-04-19T13:09:00Z"/>
          <w:rFonts w:ascii="Times New Roman" w:eastAsia="Times New Roman" w:hAnsi="Times New Roman" w:cs="Times New Roman"/>
          <w:rPrChange w:id="86" w:author="Chris Richardson" w:date="2019-04-13T15:21:00Z">
            <w:rPr>
              <w:ins w:id="87" w:author="Chris Richardson" w:date="2019-04-13T15:21:00Z"/>
              <w:del w:id="88" w:author="Emmett Jenkins" w:date="2019-04-19T13:09:00Z"/>
              <w:rFonts w:ascii="Times New Roman" w:eastAsia="Times New Roman" w:hAnsi="Times New Roman" w:cs="Times New Roman"/>
              <w:i/>
            </w:rPr>
          </w:rPrChange>
        </w:rPr>
      </w:pPr>
      <w:ins w:id="89" w:author="Chris Richardson" w:date="2019-04-13T15:21:00Z">
        <w:del w:id="90" w:author="Emmett Jenkins" w:date="2019-04-19T13:09:00Z">
          <w:r w:rsidDel="006D78EB">
            <w:rPr>
              <w:rFonts w:ascii="Times New Roman" w:eastAsia="Times New Roman" w:hAnsi="Times New Roman" w:cs="Times New Roman"/>
            </w:rPr>
            <w:delText xml:space="preserve">[Instead of the S II plot in the metallicity section, you want [N II] / [O </w:delText>
          </w:r>
        </w:del>
      </w:ins>
      <w:ins w:id="91" w:author="Chris Richardson" w:date="2019-04-13T15:22:00Z">
        <w:del w:id="92" w:author="Emmett Jenkins" w:date="2019-04-19T13:09:00Z">
          <w:r w:rsidDel="006D78EB">
            <w:rPr>
              <w:rFonts w:ascii="Times New Roman" w:eastAsia="Times New Roman" w:hAnsi="Times New Roman" w:cs="Times New Roman"/>
            </w:rPr>
            <w:delText>II] because this is a metallicity sensitive ratio</w:delText>
          </w:r>
        </w:del>
      </w:ins>
      <w:ins w:id="93" w:author="Chris Richardson" w:date="2019-04-13T15:35:00Z">
        <w:del w:id="94" w:author="Emmett Jenkins" w:date="2019-04-19T13:09:00Z">
          <w:r w:rsidR="005E1416" w:rsidDel="006D78EB">
            <w:rPr>
              <w:rFonts w:ascii="Times New Roman" w:eastAsia="Times New Roman" w:hAnsi="Times New Roman" w:cs="Times New Roman"/>
            </w:rPr>
            <w:delText xml:space="preserve">. Make sure the range </w:delText>
          </w:r>
        </w:del>
      </w:ins>
      <w:ins w:id="95" w:author="Chris Richardson" w:date="2019-04-13T15:36:00Z">
        <w:del w:id="96" w:author="Emmett Jenkins" w:date="2019-04-19T13:09:00Z">
          <w:r w:rsidR="005E1416" w:rsidDel="006D78EB">
            <w:rPr>
              <w:rFonts w:ascii="Times New Roman" w:eastAsia="Times New Roman" w:hAnsi="Times New Roman" w:cs="Times New Roman"/>
            </w:rPr>
            <w:delText xml:space="preserve">you use is consistent for each plot. For example in Fig. 1, </w:delText>
          </w:r>
        </w:del>
      </w:ins>
      <w:ins w:id="97" w:author="Chris Richardson" w:date="2019-04-13T15:37:00Z">
        <w:del w:id="98" w:author="Emmett Jenkins" w:date="2019-04-19T13:09:00Z">
          <w:r w:rsidR="005E1416" w:rsidDel="006D78EB">
            <w:rPr>
              <w:rFonts w:ascii="Times New Roman" w:eastAsia="Times New Roman" w:hAnsi="Times New Roman" w:cs="Times New Roman"/>
            </w:rPr>
            <w:delText>and plot using [N II]/Ha should have the same range and label as any other plot with [N II]/Ha</w:delText>
          </w:r>
        </w:del>
      </w:ins>
      <w:ins w:id="99" w:author="Chris Richardson" w:date="2019-04-13T15:22:00Z">
        <w:del w:id="100" w:author="Emmett Jenkins" w:date="2019-04-19T13:09:00Z">
          <w:r w:rsidDel="006D78EB">
            <w:rPr>
              <w:rFonts w:ascii="Times New Roman" w:eastAsia="Times New Roman" w:hAnsi="Times New Roman" w:cs="Times New Roman"/>
            </w:rPr>
            <w:delText>]</w:delText>
          </w:r>
        </w:del>
      </w:ins>
    </w:p>
    <w:p w14:paraId="2DA2ACB0" w14:textId="77777777" w:rsidR="00EF6BA9" w:rsidRDefault="00EF6BA9"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66CAE27D" w:rsidR="00040D0F" w:rsidRDefault="00040D0F" w:rsidP="00CA0250">
      <w:pPr>
        <w:rPr>
          <w:rFonts w:ascii="Times New Roman" w:eastAsia="Times New Roman" w:hAnsi="Times New Roman" w:cs="Times New Roman"/>
        </w:rPr>
      </w:pPr>
      <w:r>
        <w:rPr>
          <w:rFonts w:ascii="Times New Roman" w:eastAsia="Times New Roman" w:hAnsi="Times New Roman" w:cs="Times New Roman"/>
        </w:rPr>
        <w:tab/>
        <w:t xml:space="preserve">Our </w:t>
      </w:r>
      <w:r w:rsidR="009A4000">
        <w:rPr>
          <w:rFonts w:ascii="Times New Roman" w:eastAsia="Times New Roman" w:hAnsi="Times New Roman" w:cs="Times New Roman"/>
        </w:rPr>
        <w:t xml:space="preserve">highest </w:t>
      </w:r>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w:t>
      </w:r>
      <w:r w:rsidR="001974D9">
        <w:rPr>
          <w:rFonts w:ascii="Times New Roman" w:eastAsia="Times New Roman" w:hAnsi="Times New Roman" w:cs="Times New Roman"/>
        </w:rPr>
        <w:lastRenderedPageBreak/>
        <w:t xml:space="preserve">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r w:rsidR="00F94384">
        <w:rPr>
          <w:rFonts w:ascii="Times New Roman" w:eastAsia="Times New Roman" w:hAnsi="Times New Roman" w:cs="Times New Roman"/>
        </w:rPr>
        <w:t>We set log(U) = -1.5 because that value fell in the middle of our AGN in the BPT Diagram of our n</w:t>
      </w:r>
      <w:r w:rsidR="00F94384">
        <w:rPr>
          <w:rFonts w:ascii="Times New Roman" w:eastAsia="Times New Roman" w:hAnsi="Times New Roman" w:cs="Times New Roman"/>
          <w:vertAlign w:val="subscript"/>
        </w:rPr>
        <w:t>H</w:t>
      </w:r>
      <w:r w:rsidR="00F94384">
        <w:rPr>
          <w:rFonts w:ascii="Times New Roman" w:eastAsia="Times New Roman" w:hAnsi="Times New Roman" w:cs="Times New Roman"/>
        </w:rPr>
        <w:t xml:space="preserve"> and U models.</w:t>
      </w:r>
      <w:r w:rsidR="005E1416">
        <w:rPr>
          <w:rFonts w:ascii="Times New Roman" w:eastAsia="Times New Roman" w:hAnsi="Times New Roman" w:cs="Times New Roman"/>
        </w:rPr>
        <w:t xml:space="preserve"> </w:t>
      </w:r>
      <w:del w:id="101" w:author="Chris Richardson" w:date="2019-04-13T15:39:00Z">
        <w:r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Pr>
          <w:rFonts w:ascii="Times New Roman" w:eastAsia="Times New Roman" w:hAnsi="Times New Roman" w:cs="Times New Roman"/>
        </w:rPr>
        <w:t xml:space="preserve">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r>
        <w:rPr>
          <w:rFonts w:ascii="Times New Roman" w:eastAsia="Times New Roman" w:hAnsi="Times New Roman" w:cs="Times New Roman"/>
          <w:i/>
        </w:rPr>
        <w:t>T</w:t>
      </w:r>
      <w:r>
        <w:rPr>
          <w:rFonts w:ascii="Times New Roman" w:eastAsia="Times New Roman" w:hAnsi="Times New Roman" w:cs="Times New Roman"/>
          <w:i/>
          <w:vertAlign w:val="subscript"/>
        </w:rPr>
        <w:t>e</w:t>
      </w:r>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del w:id="102" w:author="Chris Richardson" w:date="2019-04-13T15:40:00Z">
        <w:r w:rsidR="00711C3F" w:rsidDel="005E1416">
          <w:rPr>
            <w:rFonts w:ascii="Segoe UI Symbol" w:hAnsi="Segoe UI Symbol" w:cs="Segoe UI Symbol"/>
            <w:color w:val="222222"/>
            <w:shd w:val="clear" w:color="auto" w:fill="F8F9FA"/>
            <w:vertAlign w:val="subscript"/>
          </w:rPr>
          <w:delText xml:space="preserve"> </w:delText>
        </w:r>
      </w:del>
      <w:r w:rsidR="00711C3F">
        <w:rPr>
          <w:rFonts w:ascii="Segoe UI Symbol" w:hAnsi="Segoe UI Symbol" w:cs="Segoe UI Symbol"/>
          <w:color w:val="222222"/>
          <w:shd w:val="clear" w:color="auto" w:fill="F8F9FA"/>
        </w:rPr>
        <w:t>.</w:t>
      </w:r>
      <w:ins w:id="103" w:author="Chris Richardson" w:date="2019-04-13T15:40:00Z">
        <w:r w:rsidR="005E1416">
          <w:rPr>
            <w:rFonts w:ascii="Segoe UI Symbol" w:hAnsi="Segoe UI Symbol" w:cs="Segoe UI Symbol"/>
            <w:color w:val="222222"/>
            <w:shd w:val="clear" w:color="auto" w:fill="F8F9FA"/>
          </w:rPr>
          <w:t xml:space="preserve"> </w:t>
        </w:r>
      </w:ins>
      <w:r>
        <w:rPr>
          <w:rFonts w:ascii="Times New Roman" w:eastAsia="Times New Roman" w:hAnsi="Times New Roman" w:cs="Times New Roman"/>
        </w:rPr>
        <w:t xml:space="preserve">This result tells us that higher grain content provides significantly higher </w:t>
      </w:r>
      <w:r>
        <w:rPr>
          <w:rFonts w:ascii="Times New Roman" w:eastAsia="Times New Roman" w:hAnsi="Times New Roman" w:cs="Times New Roman"/>
          <w:i/>
        </w:rPr>
        <w:t>T</w:t>
      </w:r>
      <w:r>
        <w:rPr>
          <w:rFonts w:ascii="Times New Roman" w:eastAsia="Times New Roman" w:hAnsi="Times New Roman" w:cs="Times New Roman"/>
          <w:i/>
          <w:vertAlign w:val="subscript"/>
        </w:rPr>
        <w:t>e</w:t>
      </w:r>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p>
    <w:p w14:paraId="5A838A73" w14:textId="20F0A9AF" w:rsidR="00AD3127" w:rsidRDefault="006D78EB" w:rsidP="00CA0250">
      <w:pPr>
        <w:rPr>
          <w:rFonts w:ascii="Times New Roman" w:eastAsia="Times New Roman" w:hAnsi="Times New Roman" w:cs="Times New Roman"/>
        </w:rPr>
      </w:pPr>
      <w:ins w:id="104" w:author="Emmett Jenkins" w:date="2019-04-19T13:09:00Z">
        <w:r w:rsidRPr="006D78EB">
          <w:rPr>
            <w:rFonts w:ascii="Times New Roman" w:eastAsia="Times New Roman" w:hAnsi="Times New Roman" w:cs="Times New Roman"/>
            <w:noProof/>
          </w:rPr>
          <mc:AlternateContent>
            <mc:Choice Requires="wpg">
              <w:drawing>
                <wp:inline distT="0" distB="0" distL="0" distR="0" wp14:anchorId="4BAA574B" wp14:editId="5C17C27D">
                  <wp:extent cx="5943600" cy="1955948"/>
                  <wp:effectExtent l="0" t="0" r="0" b="0"/>
                  <wp:docPr id="15" name="Group 1"/>
                  <wp:cNvGraphicFramePr/>
                  <a:graphic xmlns:a="http://schemas.openxmlformats.org/drawingml/2006/main">
                    <a:graphicData uri="http://schemas.microsoft.com/office/word/2010/wordprocessingGroup">
                      <wpg:wgp>
                        <wpg:cNvGrpSpPr/>
                        <wpg:grpSpPr>
                          <a:xfrm>
                            <a:off x="0" y="0"/>
                            <a:ext cx="5943600" cy="1955948"/>
                            <a:chOff x="0" y="0"/>
                            <a:chExt cx="10761556" cy="3541862"/>
                          </a:xfrm>
                        </wpg:grpSpPr>
                        <pic:pic xmlns:pic="http://schemas.openxmlformats.org/drawingml/2006/picture">
                          <pic:nvPicPr>
                            <pic:cNvPr id="16" name="Picture 16"/>
                            <pic:cNvPicPr>
                              <a:picLocks noChangeAspect="1"/>
                            </pic:cNvPicPr>
                          </pic:nvPicPr>
                          <pic:blipFill>
                            <a:blip r:embed="rId24"/>
                            <a:stretch>
                              <a:fillRect/>
                            </a:stretch>
                          </pic:blipFill>
                          <pic:spPr>
                            <a:xfrm>
                              <a:off x="0" y="0"/>
                              <a:ext cx="9710928" cy="3541862"/>
                            </a:xfrm>
                            <a:prstGeom prst="rect">
                              <a:avLst/>
                            </a:prstGeom>
                          </pic:spPr>
                        </pic:pic>
                        <pic:pic xmlns:pic="http://schemas.openxmlformats.org/drawingml/2006/picture">
                          <pic:nvPicPr>
                            <pic:cNvPr id="17" name="Picture 17"/>
                            <pic:cNvPicPr>
                              <a:picLocks noChangeAspect="1"/>
                            </pic:cNvPicPr>
                          </pic:nvPicPr>
                          <pic:blipFill>
                            <a:blip r:embed="rId25"/>
                            <a:stretch>
                              <a:fillRect/>
                            </a:stretch>
                          </pic:blipFill>
                          <pic:spPr>
                            <a:xfrm>
                              <a:off x="2115853" y="1994679"/>
                              <a:ext cx="624060" cy="835010"/>
                            </a:xfrm>
                            <a:prstGeom prst="rect">
                              <a:avLst/>
                            </a:prstGeom>
                          </pic:spPr>
                        </pic:pic>
                        <pic:pic xmlns:pic="http://schemas.openxmlformats.org/drawingml/2006/picture">
                          <pic:nvPicPr>
                            <pic:cNvPr id="18" name="Picture 18"/>
                            <pic:cNvPicPr>
                              <a:picLocks noChangeAspect="1"/>
                            </pic:cNvPicPr>
                          </pic:nvPicPr>
                          <pic:blipFill rotWithShape="1">
                            <a:blip r:embed="rId19"/>
                            <a:srcRect l="-4806"/>
                            <a:stretch/>
                          </pic:blipFill>
                          <pic:spPr>
                            <a:xfrm>
                              <a:off x="4365234" y="2081883"/>
                              <a:ext cx="490229" cy="747806"/>
                            </a:xfrm>
                            <a:prstGeom prst="rect">
                              <a:avLst/>
                            </a:prstGeom>
                          </pic:spPr>
                        </pic:pic>
                        <pic:pic xmlns:pic="http://schemas.openxmlformats.org/drawingml/2006/picture">
                          <pic:nvPicPr>
                            <pic:cNvPr id="43" name="Picture 43"/>
                            <pic:cNvPicPr>
                              <a:picLocks noChangeAspect="1"/>
                            </pic:cNvPicPr>
                          </pic:nvPicPr>
                          <pic:blipFill>
                            <a:blip r:embed="rId9"/>
                            <a:stretch>
                              <a:fillRect/>
                            </a:stretch>
                          </pic:blipFill>
                          <pic:spPr>
                            <a:xfrm>
                              <a:off x="9371558" y="1969173"/>
                              <a:ext cx="1389997" cy="887106"/>
                            </a:xfrm>
                            <a:prstGeom prst="rect">
                              <a:avLst/>
                            </a:prstGeom>
                          </pic:spPr>
                        </pic:pic>
                        <pic:pic xmlns:pic="http://schemas.openxmlformats.org/drawingml/2006/picture">
                          <pic:nvPicPr>
                            <pic:cNvPr id="44" name="Picture 44"/>
                            <pic:cNvPicPr>
                              <a:picLocks noChangeAspect="1"/>
                            </pic:cNvPicPr>
                          </pic:nvPicPr>
                          <pic:blipFill>
                            <a:blip r:embed="rId10"/>
                            <a:stretch>
                              <a:fillRect/>
                            </a:stretch>
                          </pic:blipFill>
                          <pic:spPr>
                            <a:xfrm>
                              <a:off x="9371559" y="323196"/>
                              <a:ext cx="1389997" cy="1645977"/>
                            </a:xfrm>
                            <a:prstGeom prst="rect">
                              <a:avLst/>
                            </a:prstGeom>
                          </pic:spPr>
                        </pic:pic>
                      </wpg:wgp>
                    </a:graphicData>
                  </a:graphic>
                </wp:inline>
              </w:drawing>
            </mc:Choice>
            <mc:Fallback xmlns:mv="urn:schemas-microsoft-com:mac:vml" xmlns:mo="http://schemas.microsoft.com/office/mac/office/2008/main">
              <w:pict>
                <v:group w14:anchorId="52CEBBB0" id="Group 1" o:spid="_x0000_s1026" style="width:468pt;height:154pt;mso-position-horizontal-relative:char;mso-position-vertical-relative:line" coordsize="10761556,35418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x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">
                  <v:shape id="Picture 16" o:spid="_x0000_s1027" type="#_x0000_t75" style="position:absolute;width:9710928;height:35418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W&#10;M0/BAAAA2wAAAA8AAABkcnMvZG93bnJldi54bWxET99rwjAQfh/4P4QT9jZT6xDXGUUKwzF8scqe&#10;b8mtLWsuJclq/e+XgeDbfXw/b70dbScG8qF1rGA+y0AQa2darhWcT29PKxAhIhvsHJOCKwXYbiYP&#10;ayyMu/CRhirWIoVwKFBBE2NfSBl0QxbDzPXEift23mJM0NfSeLykcNvJPMuW0mLLqaHBnsqG9E/1&#10;axXwtfUvn8/7XdRfpc0XczyUH6jU43TcvYKINMa7+OZ+N2n+Ev5/SQfIzR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8WM0/BAAAA2wAAAA8AAAAAAAAAAAAAAAAAnAIAAGRy&#10;cy9kb3ducmV2LnhtbFBLBQYAAAAABAAEAPcAAACKAwAAAAA=&#10;">
                    <v:imagedata r:id="rId26" o:title=""/>
                    <v:path arrowok="t"/>
                  </v:shape>
                  <v:shape id="Picture 17" o:spid="_x0000_s1028" type="#_x0000_t75" style="position:absolute;left:2115853;top:1994679;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uzvBAAAA2wAAAA8AAABkcnMvZG93bnJldi54bWxET99rwjAQfhf2P4Qb7E1TZUzpjCKiQwRBq+z5&#10;aG5NWXIpTbT1v18Ggm/38f28+bJ3VtyoDbVnBeNRBoK49LrmSsHlvB3OQISIrNF6JgV3CrBcvAzm&#10;mGvf8YluRaxECuGQowITY5NLGUpDDsPIN8SJ+/Gtw5hgW0ndYpfCnZWTLPuQDmtODQYbWhsqf4ur&#10;U7Av3r83cbau9juzOt6n3fhgv6xSb6/96hNEpD4+xQ/3Tqf5U/j/JR0gF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xsuzvBAAAA2wAAAA8AAAAAAAAAAAAAAAAAnAIAAGRy&#10;cy9kb3ducmV2LnhtbFBLBQYAAAAABAAEAPcAAACKAwAAAAA=&#10;">
                    <v:imagedata r:id="rId27" o:title=""/>
                    <v:path arrowok="t"/>
                  </v:shape>
                  <v:shape id="Picture 18" o:spid="_x0000_s1029" type="#_x0000_t75" style="position:absolute;left:4365234;top:2081883;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aY&#10;yUjBAAAA2wAAAA8AAABkcnMvZG93bnJldi54bWxEj0+LwjAQxe+C3yGM4E1T9yC7XaOIIHj1z2Vv&#10;QzLbljaT0qS23U/vHIS9zfDevPeb3WH0jXpSF6vABjbrDBSxDa7iwsDjfl59gooJ2WETmAxMFOGw&#10;n892mLsw8JWet1QoCeGYo4EypTbXOtqSPMZ1aIlF+w2dxyRrV2jX4SDhvtEfWbbVHiuWhhJbOpVk&#10;61vvDfS2sI+pn2purrG+f/0N8ccfjVkuxuM3qERj+je/ry9O8AVWfpEB9P4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aYyUjBAAAA2wAAAA8AAAAAAAAAAAAAAAAAnAIAAGRy&#10;cy9kb3ducmV2LnhtbFBLBQYAAAAABAAEAPcAAACKAwAAAAA=&#10;">
                    <v:imagedata r:id="rId21" o:title="" cropleft="-3150f"/>
                    <v:path arrowok="t"/>
                  </v:shape>
                  <v:shape id="Picture 43" o:spid="_x0000_s1030" type="#_x0000_t75" style="position:absolute;left:9371558;top:1969173;width:1389997;height:8871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J&#10;OjzEAAAA2wAAAA8AAABkcnMvZG93bnJldi54bWxEj0FrwkAUhO8F/8PyhN7qpjGIRFcRwVpoLk0E&#10;r4/sazaYfRuyW5P213cLhR6HmfmG2e4n24k7Db51rOB5kYAgrp1uuVFwqU5PaxA+IGvsHJOCL/Kw&#10;380etphrN/I73cvQiAhhn6MCE0KfS+lrQxb9wvXE0ftwg8UQ5dBIPeAY4baTaZKspMWW44LBno6G&#10;6lv5aRXc7PWwulRpkZ3TtyC/66wwL06px/l02IAINIX/8F/7VSvIlvD7Jf4Aufs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7JOjzEAAAA2wAAAA8AAAAAAAAAAAAAAAAAnAIA&#10;AGRycy9kb3ducmV2LnhtbFBLBQYAAAAABAAEAPcAAACNAwAAAAA=&#10;">
                    <v:imagedata r:id="rId13" o:title=""/>
                    <v:path arrowok="t"/>
                  </v:shape>
                  <v:shape id="Picture 44" o:spid="_x0000_s1031" type="#_x0000_t75" style="position:absolute;left:9371559;top:323196;width:1389997;height:16459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sq&#10;IP/DAAAA2wAAAA8AAABkcnMvZG93bnJldi54bWxEj92KwjAUhO8F3yEcwTtNXbpLqUYRZUFv1t8H&#10;ODTHttic1CbW6tNvFha8HGbmG2a26EwlWmpcaVnBZByBIM6sLjlXcD59jxIQziNrrCyTgic5WMz7&#10;vRmm2j74QO3R5yJA2KWooPC+TqV0WUEG3djWxMG72MagD7LJpW7wEeCmkh9R9CUNlhwWCqxpVVB2&#10;Pd6NgutNtq8k3u72O3vI9nlb08/6U6nhoFtOQXjq/Dv8395oBXEMf1/CD5Dz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yog/8MAAADbAAAADwAAAAAAAAAAAAAAAACcAgAA&#10;ZHJzL2Rvd25yZXYueG1sUEsFBgAAAAAEAAQA9wAAAIwDAAAAAA==&#10;">
                    <v:imagedata r:id="rId14" o:title=""/>
                    <v:path arrowok="t"/>
                  </v:shape>
                  <w10:anchorlock/>
                </v:group>
              </w:pict>
            </mc:Fallback>
          </mc:AlternateContent>
        </w:r>
      </w:ins>
    </w:p>
    <w:p w14:paraId="652839D2" w14:textId="71D94FA5" w:rsidR="00AD3127" w:rsidRPr="00040D0F" w:rsidRDefault="00B851D9" w:rsidP="00CA0250">
      <w:pPr>
        <w:rPr>
          <w:rFonts w:ascii="Times New Roman" w:eastAsia="Times New Roman" w:hAnsi="Times New Roman" w:cs="Times New Roman"/>
        </w:rPr>
      </w:pPr>
      <w:del w:id="105" w:author="Emmett Jenkins" w:date="2019-04-19T13:07:00Z">
        <w:r w:rsidRPr="00B851D9" w:rsidDel="007908CE">
          <w:rPr>
            <w:rFonts w:ascii="Times New Roman" w:eastAsia="Times New Roman" w:hAnsi="Times New Roman" w:cs="Times New Roman"/>
            <w:noProof/>
          </w:rPr>
          <mc:AlternateContent>
            <mc:Choice Requires="wpg">
              <w:drawing>
                <wp:inline distT="0" distB="0" distL="0" distR="0" wp14:anchorId="25C71EDB" wp14:editId="38D15FCF">
                  <wp:extent cx="5943600" cy="1912638"/>
                  <wp:effectExtent l="0" t="0" r="0" b="0"/>
                  <wp:docPr id="19" name="Group 1"/>
                  <wp:cNvGraphicFramePr/>
                  <a:graphic xmlns:a="http://schemas.openxmlformats.org/drawingml/2006/main">
                    <a:graphicData uri="http://schemas.microsoft.com/office/word/2010/wordprocessingGroup">
                      <wpg:wgp>
                        <wpg:cNvGrpSpPr/>
                        <wpg:grpSpPr>
                          <a:xfrm>
                            <a:off x="0" y="0"/>
                            <a:ext cx="5943600" cy="1912638"/>
                            <a:chOff x="0" y="0"/>
                            <a:chExt cx="10808067" cy="3477901"/>
                          </a:xfrm>
                        </wpg:grpSpPr>
                        <wpg:grpSp>
                          <wpg:cNvPr id="20" name="Group 20"/>
                          <wpg:cNvGrpSpPr/>
                          <wpg:grpSpPr>
                            <a:xfrm>
                              <a:off x="0" y="0"/>
                              <a:ext cx="9723647" cy="3477901"/>
                              <a:chOff x="0" y="0"/>
                              <a:chExt cx="9723647" cy="3477901"/>
                            </a:xfrm>
                          </wpg:grpSpPr>
                          <wpg:grpSp>
                            <wpg:cNvPr id="21" name="Group 21"/>
                            <wpg:cNvGrpSpPr>
                              <a:grpSpLocks noChangeAspect="1"/>
                            </wpg:cNvGrpSpPr>
                            <wpg:grpSpPr>
                              <a:xfrm>
                                <a:off x="0" y="0"/>
                                <a:ext cx="9723647" cy="3477901"/>
                                <a:chOff x="0" y="0"/>
                                <a:chExt cx="11557000" cy="4133645"/>
                              </a:xfrm>
                            </wpg:grpSpPr>
                            <pic:pic xmlns:pic="http://schemas.openxmlformats.org/drawingml/2006/picture">
                              <pic:nvPicPr>
                                <pic:cNvPr id="22" name="Picture 22"/>
                                <pic:cNvPicPr>
                                  <a:picLocks noChangeAspect="1"/>
                                </pic:cNvPicPr>
                              </pic:nvPicPr>
                              <pic:blipFill>
                                <a:blip r:embed="rId28"/>
                                <a:stretch>
                                  <a:fillRect/>
                                </a:stretch>
                              </pic:blipFill>
                              <pic:spPr>
                                <a:xfrm>
                                  <a:off x="0" y="69645"/>
                                  <a:ext cx="11557000" cy="4064000"/>
                                </a:xfrm>
                                <a:prstGeom prst="rect">
                                  <a:avLst/>
                                </a:prstGeom>
                              </pic:spPr>
                            </pic:pic>
                            <wps:wsp>
                              <wps:cNvPr id="23" name="Rectangle 23"/>
                              <wps:cNvSpPr/>
                              <wps:spPr>
                                <a:xfrm>
                                  <a:off x="1083597"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78901"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031249"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Picture 26"/>
                              <pic:cNvPicPr>
                                <a:picLocks noChangeAspect="1"/>
                              </pic:cNvPicPr>
                            </pic:nvPicPr>
                            <pic:blipFill>
                              <a:blip r:embed="rId25"/>
                              <a:stretch>
                                <a:fillRect/>
                              </a:stretch>
                            </pic:blipFill>
                            <pic:spPr>
                              <a:xfrm>
                                <a:off x="2119566" y="1898787"/>
                                <a:ext cx="630936" cy="844210"/>
                              </a:xfrm>
                              <a:prstGeom prst="rect">
                                <a:avLst/>
                              </a:prstGeom>
                            </pic:spPr>
                          </pic:pic>
                          <pic:pic xmlns:pic="http://schemas.openxmlformats.org/drawingml/2006/picture">
                            <pic:nvPicPr>
                              <pic:cNvPr id="27" name="Picture 27"/>
                              <pic:cNvPicPr>
                                <a:picLocks noChangeAspect="1"/>
                              </pic:cNvPicPr>
                            </pic:nvPicPr>
                            <pic:blipFill rotWithShape="1">
                              <a:blip r:embed="rId19"/>
                              <a:srcRect l="-4806"/>
                              <a:stretch/>
                            </pic:blipFill>
                            <pic:spPr>
                              <a:xfrm>
                                <a:off x="4372627" y="1982295"/>
                                <a:ext cx="503530" cy="768096"/>
                              </a:xfrm>
                              <a:prstGeom prst="rect">
                                <a:avLst/>
                              </a:prstGeom>
                            </pic:spPr>
                          </pic:pic>
                        </wpg:grpSp>
                        <pic:pic xmlns:pic="http://schemas.openxmlformats.org/drawingml/2006/picture">
                          <pic:nvPicPr>
                            <pic:cNvPr id="28" name="Picture 28"/>
                            <pic:cNvPicPr>
                              <a:picLocks noChangeAspect="1"/>
                            </pic:cNvPicPr>
                          </pic:nvPicPr>
                          <pic:blipFill>
                            <a:blip r:embed="rId9"/>
                            <a:stretch>
                              <a:fillRect/>
                            </a:stretch>
                          </pic:blipFill>
                          <pic:spPr>
                            <a:xfrm>
                              <a:off x="9403433" y="1844424"/>
                              <a:ext cx="1404634" cy="905967"/>
                            </a:xfrm>
                            <a:prstGeom prst="rect">
                              <a:avLst/>
                            </a:prstGeom>
                          </pic:spPr>
                        </pic:pic>
                        <pic:pic xmlns:pic="http://schemas.openxmlformats.org/drawingml/2006/picture">
                          <pic:nvPicPr>
                            <pic:cNvPr id="29" name="Picture 29"/>
                            <pic:cNvPicPr>
                              <a:picLocks noChangeAspect="1"/>
                            </pic:cNvPicPr>
                          </pic:nvPicPr>
                          <pic:blipFill>
                            <a:blip r:embed="rId10"/>
                            <a:stretch>
                              <a:fillRect/>
                            </a:stretch>
                          </pic:blipFill>
                          <pic:spPr>
                            <a:xfrm>
                              <a:off x="9403433" y="211687"/>
                              <a:ext cx="1404634" cy="1632737"/>
                            </a:xfrm>
                            <a:prstGeom prst="rect">
                              <a:avLst/>
                            </a:prstGeom>
                          </pic:spPr>
                        </pic:pic>
                      </wpg:wgp>
                    </a:graphicData>
                  </a:graphic>
                </wp:inline>
              </w:drawing>
            </mc:Choice>
            <mc:Fallback xmlns:mv="urn:schemas-microsoft-com:mac:vml" xmlns:mo="http://schemas.microsoft.com/office/mac/office/2008/main">
              <w:pict>
                <v:group w14:anchorId="7EBD9BDE" id="Group 1" o:spid="_x0000_s1026" style="width:468pt;height:150.6pt;mso-position-horizontal-relative:char;mso-position-vertical-relative:line" coordsize="10808067,34779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G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b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">
                  <v:group id="Group 20" o:spid="_x0000_s1027" style="position:absolute;width:9723647;height:3477901" coordsize="9723647,34779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group id="Group 21" o:spid="_x0000_s1028" style="position:absolute;width:9723647;height:3477901" coordsize="11557000,4133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o:lock v:ext="edit" aspectratio="t"/>
                      <v:shape id="Picture 22" o:spid="_x0000_s1029" type="#_x0000_t75" style="position:absolute;top:69645;width:1155700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M&#10;KvXCAAAA2wAAAA8AAABkcnMvZG93bnJldi54bWxEj9FqwkAURN8L/sNyBd/qxoBSoqtEsWDxxaof&#10;cMles9Hs3ZDdJunfu4WCj8PMnGFWm8HWoqPWV44VzKYJCOLC6YpLBdfL5/sHCB+QNdaOScEvedis&#10;R28rzLTr+Zu6cyhFhLDPUIEJocmk9IUhi37qGuLo3VxrMUTZllK32Ee4rWWaJAtpseK4YLChnaHi&#10;cf6xCi696fbp19wFf7rv58dtLreLXKnJeMiXIAIN4RX+bx+0gjSFvy/xB8j1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zCr1wgAAANsAAAAPAAAAAAAAAAAAAAAAAJwCAABk&#10;cnMvZG93bnJldi54bWxQSwUGAAAAAAQABAD3AAAAiwMAAAAA&#10;">
                        <v:imagedata r:id="rId29" o:title=""/>
                        <v:path arrowok="t"/>
                      </v:shape>
                      <v:rect id="Rectangle 23" o:spid="_x0000_s1030" style="position:absolute;left:1083597;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aoxAAA&#10;ANsAAAAPAAAAZHJzL2Rvd25yZXYueG1sRI9BawIxFITvhf6H8Aq9lJqtgVJWo7QFwYsHrZQeH5vn&#10;Jrh5WTZxd+2vN4LgcZiZb5j5cvSN6KmLLrCGt0kBgrgKxnGtYf+zev0AEROywSYwaThThOXi8WGO&#10;pQkDb6nfpVpkCMcSNdiU2lLKWFnyGCehJc7eIXQeU5ZdLU2HQ4b7Rk6L4l16dJwXLLb0bak67k5e&#10;w+as1Lp/Ucdh71Tt/uXf168NWj8/jZ8zEInGdA/f2mujYarg+iX/ALm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Z2qMQAAADbAAAADwAAAAAAAAAAAAAAAACXAgAAZHJzL2Rv&#10;d25yZXYueG1sUEsFBgAAAAAEAAQA9QAAAIgDAAAAAA==&#10;" fillcolor="white [3212]" stroked="f" strokeweight="1pt"/>
                      <v:rect id="Rectangle 24" o:spid="_x0000_s1031" style="position:absolute;left:8978901;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7cxQAA&#10;ANsAAAAPAAAAZHJzL2Rvd25yZXYueG1sRI9PawIxFMTvBb9DeIKXUrO6Rc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f7tzFAAAA2wAAAA8AAAAAAAAAAAAAAAAAlwIAAGRycy9k&#10;b3ducmV2LnhtbFBLBQYAAAAABAAEAPUAAACJAwAAAAA=&#10;" fillcolor="white [3212]" stroked="f" strokeweight="1pt"/>
                      <v:rect id="Rectangle 25" o:spid="_x0000_s1032" style="position:absolute;left:5031249;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0tHxQAA&#10;ANsAAAAPAAAAZHJzL2Rvd25yZXYueG1sRI9PawIxFMTvBb9DeIKXUrO6VM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S0fFAAAA2wAAAA8AAAAAAAAAAAAAAAAAlwIAAGRycy9k&#10;b3ducmV2LnhtbFBLBQYAAAAABAAEAPUAAACJAwAAAAA=&#10;" fillcolor="white [3212]" stroked="f" strokeweight="1pt"/>
                    </v:group>
                    <v:shape id="Picture 26" o:spid="_x0000_s1033" type="#_x0000_t75" style="position:absolute;left:2119566;top:1898787;width:630936;height:844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M&#10;1B3DAAAA2wAAAA8AAABkcnMvZG93bnJldi54bWxEj0FrAjEUhO+C/yG8Qm+aVYrK1igiWkQo6Cqe&#10;H5vXzdLkZdlEd/33TaHQ4zAz3zDLde+seFAbas8KJuMMBHHpdc2VgutlP1qACBFZo/VMCp4UYL0a&#10;DpaYa9/xmR5FrESCcMhRgYmxyaUMpSGHYewb4uR9+dZhTLKtpG6xS3Bn5TTLZtJhzWnBYENbQ+V3&#10;cXcKjsXbbRcX2+p4MJvTc95NPu2HVer1pd+8g4jUx//wX/ugFUxn8Psl/QC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UzUHcMAAADbAAAADwAAAAAAAAAAAAAAAACcAgAA&#10;ZHJzL2Rvd25yZXYueG1sUEsFBgAAAAAEAAQA9wAAAIwDAAAAAA==&#10;">
                      <v:imagedata r:id="rId27" o:title=""/>
                      <v:path arrowok="t"/>
                    </v:shape>
                    <v:shape id="Picture 27" o:spid="_x0000_s1034" type="#_x0000_t75" style="position:absolute;left:4372627;top:1982295;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r&#10;l4fAAAAA2wAAAA8AAABkcnMvZG93bnJldi54bWxEj0urwjAUhPfC/Q/hCO401YWPXqPIBcGtj427&#10;Q3JuW9qclCa1rb/eCILLYWa+Ybb73lbiQY0vHCuYzxIQxNqZgjMFt+txugbhA7LByjEpGMjDfvcz&#10;2mJqXMdnelxCJiKEfYoK8hDqVEqvc7LoZ64mjt6/ayyGKJtMmga7CLeVXCTJUlosOC7kWNNfTrq8&#10;tFZBqzN9G9qh5Orsy+vm2fm7PSg1GfeHXxCB+vANf9ono2CxgveX+APk7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uXh8AAAADbAAAADwAAAAAAAAAAAAAAAACcAgAAZHJz&#10;L2Rvd25yZXYueG1sUEsFBgAAAAAEAAQA9wAAAIkDAAAAAA==&#10;">
                      <v:imagedata r:id="rId21" o:title="" cropleft="-3150f"/>
                      <v:path arrowok="t"/>
                    </v:shape>
                  </v:group>
                  <v:shape id="Picture 28" o:spid="_x0000_s1035" type="#_x0000_t75" style="position:absolute;left:9403433;top:1844424;width:1404634;height:9059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2y&#10;Te3AAAAA2wAAAA8AAABkcnMvZG93bnJldi54bWxET8uKwjAU3Q/4D+EK7sZ0ishQjUUGfIBuxgpu&#10;L821KW1uShO1+vVmMTDLw3kv88G24k69rx0r+JomIIhLp2uuFJyLzec3CB+QNbaOScGTPOSr0ccS&#10;M+0e/Ev3U6hEDGGfoQITQpdJ6UtDFv3UdcSRu7reYoiwr6Tu8RHDbSvTJJlLizXHBoMd/Rgqm9PN&#10;KmjsZT0/F+lxtksPQb7K2dFsnVKT8bBegAg0hH/xn3uvFaRxbPwSf4Bc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bJN7cAAAADbAAAADwAAAAAAAAAAAAAAAACcAgAAZHJz&#10;L2Rvd25yZXYueG1sUEsFBgAAAAAEAAQA9wAAAIkDAAAAAA==&#10;">
                    <v:imagedata r:id="rId13" o:title=""/>
                    <v:path arrowok="t"/>
                  </v:shape>
                  <v:shape id="Picture 29" o:spid="_x0000_s1036" type="#_x0000_t75" style="position:absolute;left:9403433;top:211687;width:1404634;height:16327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0&#10;asHCAAAA2wAAAA8AAABkcnMvZG93bnJldi54bWxEj92KwjAUhO8F3yEcwTtNFV20GkVWBL1Zfx/g&#10;0BzbYnPSbWKtPv1mQfBymJlvmPmyMYWoqXK5ZQWDfgSCOLE651TB5bzpTUA4j6yxsEwKnuRguWi3&#10;5hhr++Aj1SefigBhF6OCzPsyltIlGRl0fVsSB+9qK4M+yCqVusJHgJtCDqPoSxrMOSxkWNJ3Rsnt&#10;dDcKbr+yfk1Gu/1hb4/JIa1L+lmPlep2mtUMhKfGf8Lv9lYrGE7h/0v4AXL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9GrBwgAAANsAAAAPAAAAAAAAAAAAAAAAAJwCAABk&#10;cnMvZG93bnJldi54bWxQSwUGAAAAAAQABAD3AAAAiwMAAAAA&#10;">
                    <v:imagedata r:id="rId14" o:title=""/>
                    <v:path arrowok="t"/>
                  </v:shape>
                  <w10:anchorlock/>
                </v:group>
              </w:pict>
            </mc:Fallback>
          </mc:AlternateContent>
        </w:r>
      </w:del>
    </w:p>
    <w:p w14:paraId="72368CDF" w14:textId="3E48B296"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ins w:id="106" w:author="Chris Richardson" w:date="2019-04-13T15:40:00Z">
        <w:r w:rsidR="006F6526">
          <w:rPr>
            <w:rFonts w:ascii="Times New Roman" w:eastAsia="Times New Roman" w:hAnsi="Times New Roman" w:cs="Times New Roman"/>
          </w:rPr>
          <w:t xml:space="preserve"> [Truncate the y-axis </w:t>
        </w:r>
      </w:ins>
      <w:ins w:id="107" w:author="Chris Richardson" w:date="2019-04-13T15:41:00Z">
        <w:r w:rsidR="006F6526">
          <w:rPr>
            <w:rFonts w:ascii="Times New Roman" w:eastAsia="Times New Roman" w:hAnsi="Times New Roman" w:cs="Times New Roman"/>
          </w:rPr>
          <w:t>at -1.0 for [N II] / [O II]]</w:t>
        </w:r>
      </w:ins>
    </w:p>
    <w:p w14:paraId="41B10C8C" w14:textId="77777777" w:rsidR="00DE3277" w:rsidRDefault="00DE3277" w:rsidP="00DE3277">
      <w:pPr>
        <w:ind w:firstLine="360"/>
      </w:pPr>
      <w:r>
        <w:t>[[[Turbulence shows interesting results because it gives high Te, but puts the grids in the LINER category. This could be a result of turbulence being present in some clouds of an AGN NLR and causing high [OIII]4363 observations and LINER characteristics, though the turbulence 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r w:rsidRPr="00F94384">
        <w:rPr>
          <w:rFonts w:ascii="Times New Roman" w:hAnsi="Times New Roman" w:cs="Times New Roman"/>
          <w:color w:val="000000" w:themeColor="text1"/>
        </w:rPr>
        <w:t xml:space="preserve">Albareti et al., 2015, arXiv: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Baldwin, J., et al. 1991, ApJ,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Terlevich,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Cowie, L.L., Songaila,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Ferland et al., 2013, arXiv: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Ferland, G., Netzer, H., 1983, ApJ,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Hamann, F., Korista, K.T., Ferland, G.J., Warner, C., Baldwin, J., 2002, ApJ,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Grevesse, N., Asplund, M., Sauval, A.J., Scott, P., 2010, Ap&amp;SS,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Grupe, D., Komossa, S., Leighly, K., Page, K., 2010, ApJ,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Kewley,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Indriolo, N., Geballe, T.R., Oka, T., McCall, B.J., 2007, ApJ,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rPr>
        <w:lastRenderedPageBreak/>
        <w:t>Komossa,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Osterbrock, D., Ferland,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Hewett, P., Ferland,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  2013,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D25AD" w14:textId="77777777" w:rsidR="00997E0D" w:rsidRDefault="00997E0D" w:rsidP="00BF56C9">
      <w:r>
        <w:separator/>
      </w:r>
    </w:p>
  </w:endnote>
  <w:endnote w:type="continuationSeparator" w:id="0">
    <w:p w14:paraId="6E7B764A" w14:textId="77777777" w:rsidR="00997E0D" w:rsidRDefault="00997E0D"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6AB4B" w14:textId="77777777" w:rsidR="00997E0D" w:rsidRDefault="00997E0D" w:rsidP="00BF56C9">
      <w:r>
        <w:separator/>
      </w:r>
    </w:p>
  </w:footnote>
  <w:footnote w:type="continuationSeparator" w:id="0">
    <w:p w14:paraId="5789F176" w14:textId="77777777" w:rsidR="00997E0D" w:rsidRDefault="00997E0D" w:rsidP="00BF5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4D"/>
    <w:rsid w:val="00000A64"/>
    <w:rsid w:val="00007F0E"/>
    <w:rsid w:val="0002161D"/>
    <w:rsid w:val="00025CC9"/>
    <w:rsid w:val="00032C9E"/>
    <w:rsid w:val="0003568B"/>
    <w:rsid w:val="00040D0F"/>
    <w:rsid w:val="00044315"/>
    <w:rsid w:val="00045D38"/>
    <w:rsid w:val="000476D0"/>
    <w:rsid w:val="0004784D"/>
    <w:rsid w:val="000565BB"/>
    <w:rsid w:val="00060407"/>
    <w:rsid w:val="00065A9E"/>
    <w:rsid w:val="00075912"/>
    <w:rsid w:val="0007748A"/>
    <w:rsid w:val="00085291"/>
    <w:rsid w:val="00085CC3"/>
    <w:rsid w:val="000A4667"/>
    <w:rsid w:val="000A4BD9"/>
    <w:rsid w:val="000B0BD4"/>
    <w:rsid w:val="000B3A1A"/>
    <w:rsid w:val="000B3DE8"/>
    <w:rsid w:val="000D020C"/>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974D9"/>
    <w:rsid w:val="001A0A85"/>
    <w:rsid w:val="001A134D"/>
    <w:rsid w:val="001A1B20"/>
    <w:rsid w:val="001A3EBC"/>
    <w:rsid w:val="001A7377"/>
    <w:rsid w:val="001B7D3E"/>
    <w:rsid w:val="001C792A"/>
    <w:rsid w:val="001C7D50"/>
    <w:rsid w:val="001D14F5"/>
    <w:rsid w:val="001D2084"/>
    <w:rsid w:val="001D2958"/>
    <w:rsid w:val="001E4245"/>
    <w:rsid w:val="001E4530"/>
    <w:rsid w:val="001E5FDB"/>
    <w:rsid w:val="001E650F"/>
    <w:rsid w:val="001F097A"/>
    <w:rsid w:val="001F5311"/>
    <w:rsid w:val="00200155"/>
    <w:rsid w:val="002056DD"/>
    <w:rsid w:val="002106EA"/>
    <w:rsid w:val="00212293"/>
    <w:rsid w:val="00213029"/>
    <w:rsid w:val="00214491"/>
    <w:rsid w:val="00230E2B"/>
    <w:rsid w:val="00235593"/>
    <w:rsid w:val="002471C9"/>
    <w:rsid w:val="00251286"/>
    <w:rsid w:val="00253382"/>
    <w:rsid w:val="00265C7A"/>
    <w:rsid w:val="002764EB"/>
    <w:rsid w:val="002766A3"/>
    <w:rsid w:val="00277816"/>
    <w:rsid w:val="00281EEE"/>
    <w:rsid w:val="00296D04"/>
    <w:rsid w:val="002A3DF8"/>
    <w:rsid w:val="002B684D"/>
    <w:rsid w:val="002C5C5C"/>
    <w:rsid w:val="002D1862"/>
    <w:rsid w:val="002D23B9"/>
    <w:rsid w:val="002D359F"/>
    <w:rsid w:val="002D4EAF"/>
    <w:rsid w:val="002F354D"/>
    <w:rsid w:val="002F3629"/>
    <w:rsid w:val="002F46E6"/>
    <w:rsid w:val="0030530A"/>
    <w:rsid w:val="003111FE"/>
    <w:rsid w:val="003139AF"/>
    <w:rsid w:val="00314C10"/>
    <w:rsid w:val="00315DBD"/>
    <w:rsid w:val="00316E9B"/>
    <w:rsid w:val="00325FF6"/>
    <w:rsid w:val="0032606F"/>
    <w:rsid w:val="0032720B"/>
    <w:rsid w:val="00333CA0"/>
    <w:rsid w:val="00337DEE"/>
    <w:rsid w:val="00353918"/>
    <w:rsid w:val="00370506"/>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07B9"/>
    <w:rsid w:val="00435476"/>
    <w:rsid w:val="004423EE"/>
    <w:rsid w:val="00445183"/>
    <w:rsid w:val="0046620A"/>
    <w:rsid w:val="0048786E"/>
    <w:rsid w:val="004941CD"/>
    <w:rsid w:val="00494A69"/>
    <w:rsid w:val="004A7227"/>
    <w:rsid w:val="004B2119"/>
    <w:rsid w:val="004B3DE7"/>
    <w:rsid w:val="004B4A9B"/>
    <w:rsid w:val="004C26B8"/>
    <w:rsid w:val="004D5659"/>
    <w:rsid w:val="004D5E95"/>
    <w:rsid w:val="004E30CE"/>
    <w:rsid w:val="004F0485"/>
    <w:rsid w:val="004F3926"/>
    <w:rsid w:val="004F4426"/>
    <w:rsid w:val="004F5C5C"/>
    <w:rsid w:val="0050187D"/>
    <w:rsid w:val="00501934"/>
    <w:rsid w:val="005042CB"/>
    <w:rsid w:val="00520286"/>
    <w:rsid w:val="00525A8C"/>
    <w:rsid w:val="005470F4"/>
    <w:rsid w:val="00550ADA"/>
    <w:rsid w:val="00551C58"/>
    <w:rsid w:val="0055623F"/>
    <w:rsid w:val="00560779"/>
    <w:rsid w:val="005619B3"/>
    <w:rsid w:val="00571907"/>
    <w:rsid w:val="00574219"/>
    <w:rsid w:val="005852A6"/>
    <w:rsid w:val="00590482"/>
    <w:rsid w:val="005933EF"/>
    <w:rsid w:val="00596D6F"/>
    <w:rsid w:val="005A55B2"/>
    <w:rsid w:val="005A7546"/>
    <w:rsid w:val="005B34CD"/>
    <w:rsid w:val="005D18E7"/>
    <w:rsid w:val="005D25FF"/>
    <w:rsid w:val="005D3B5F"/>
    <w:rsid w:val="005E0936"/>
    <w:rsid w:val="005E1416"/>
    <w:rsid w:val="005E6F93"/>
    <w:rsid w:val="005F3DDB"/>
    <w:rsid w:val="006072E8"/>
    <w:rsid w:val="00643463"/>
    <w:rsid w:val="00656F9D"/>
    <w:rsid w:val="006767E7"/>
    <w:rsid w:val="006774CF"/>
    <w:rsid w:val="00680F1C"/>
    <w:rsid w:val="00681B96"/>
    <w:rsid w:val="00694BEE"/>
    <w:rsid w:val="006A37C6"/>
    <w:rsid w:val="006B0A23"/>
    <w:rsid w:val="006C1684"/>
    <w:rsid w:val="006C687B"/>
    <w:rsid w:val="006D4A0B"/>
    <w:rsid w:val="006D78EB"/>
    <w:rsid w:val="006E64FD"/>
    <w:rsid w:val="006F6526"/>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85CCE"/>
    <w:rsid w:val="007908CE"/>
    <w:rsid w:val="00794AE2"/>
    <w:rsid w:val="007A10CD"/>
    <w:rsid w:val="007A177E"/>
    <w:rsid w:val="007A2D50"/>
    <w:rsid w:val="007A4C58"/>
    <w:rsid w:val="007B2B64"/>
    <w:rsid w:val="007B3B3B"/>
    <w:rsid w:val="007C2537"/>
    <w:rsid w:val="007C4638"/>
    <w:rsid w:val="007C6C45"/>
    <w:rsid w:val="007E2B10"/>
    <w:rsid w:val="00814A5B"/>
    <w:rsid w:val="00822CD6"/>
    <w:rsid w:val="00823603"/>
    <w:rsid w:val="00825396"/>
    <w:rsid w:val="0083048A"/>
    <w:rsid w:val="0083100E"/>
    <w:rsid w:val="008318F0"/>
    <w:rsid w:val="00856799"/>
    <w:rsid w:val="0086427B"/>
    <w:rsid w:val="00865D17"/>
    <w:rsid w:val="0087517E"/>
    <w:rsid w:val="008773A9"/>
    <w:rsid w:val="00877ACA"/>
    <w:rsid w:val="0088120E"/>
    <w:rsid w:val="00881A6B"/>
    <w:rsid w:val="00882100"/>
    <w:rsid w:val="0089788D"/>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97E0D"/>
    <w:rsid w:val="009A2868"/>
    <w:rsid w:val="009A4000"/>
    <w:rsid w:val="009A66AC"/>
    <w:rsid w:val="009A70E9"/>
    <w:rsid w:val="009B6685"/>
    <w:rsid w:val="009B7421"/>
    <w:rsid w:val="009C1952"/>
    <w:rsid w:val="009C64AF"/>
    <w:rsid w:val="009C6C65"/>
    <w:rsid w:val="009D187F"/>
    <w:rsid w:val="009E19F6"/>
    <w:rsid w:val="009F3CD6"/>
    <w:rsid w:val="009F463A"/>
    <w:rsid w:val="00A174BB"/>
    <w:rsid w:val="00A300A4"/>
    <w:rsid w:val="00A36083"/>
    <w:rsid w:val="00A523B3"/>
    <w:rsid w:val="00A536CD"/>
    <w:rsid w:val="00A61AFF"/>
    <w:rsid w:val="00A633AE"/>
    <w:rsid w:val="00A64ED0"/>
    <w:rsid w:val="00A71141"/>
    <w:rsid w:val="00A71215"/>
    <w:rsid w:val="00A719D6"/>
    <w:rsid w:val="00A7380D"/>
    <w:rsid w:val="00A74122"/>
    <w:rsid w:val="00A768DA"/>
    <w:rsid w:val="00A878A5"/>
    <w:rsid w:val="00A906FF"/>
    <w:rsid w:val="00A946E2"/>
    <w:rsid w:val="00A976A2"/>
    <w:rsid w:val="00AA66D1"/>
    <w:rsid w:val="00AB4BA4"/>
    <w:rsid w:val="00AB66D3"/>
    <w:rsid w:val="00AD22D6"/>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851D9"/>
    <w:rsid w:val="00B940CF"/>
    <w:rsid w:val="00BA4AF3"/>
    <w:rsid w:val="00BB53B0"/>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C114F"/>
    <w:rsid w:val="00CC3930"/>
    <w:rsid w:val="00CD3E7C"/>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67E48"/>
    <w:rsid w:val="00D77A3F"/>
    <w:rsid w:val="00D77F23"/>
    <w:rsid w:val="00D95B76"/>
    <w:rsid w:val="00D9767F"/>
    <w:rsid w:val="00DA2DD4"/>
    <w:rsid w:val="00DB143E"/>
    <w:rsid w:val="00DB796D"/>
    <w:rsid w:val="00DC434F"/>
    <w:rsid w:val="00DC4D5A"/>
    <w:rsid w:val="00DC5E6F"/>
    <w:rsid w:val="00DC71DE"/>
    <w:rsid w:val="00DD28B6"/>
    <w:rsid w:val="00DD3121"/>
    <w:rsid w:val="00DD4ABA"/>
    <w:rsid w:val="00DD4D7C"/>
    <w:rsid w:val="00DD615B"/>
    <w:rsid w:val="00DD627D"/>
    <w:rsid w:val="00DD6EB6"/>
    <w:rsid w:val="00DD767F"/>
    <w:rsid w:val="00DE3277"/>
    <w:rsid w:val="00DE41C1"/>
    <w:rsid w:val="00DF7249"/>
    <w:rsid w:val="00E0032B"/>
    <w:rsid w:val="00E02157"/>
    <w:rsid w:val="00E2797C"/>
    <w:rsid w:val="00E3708C"/>
    <w:rsid w:val="00E40B88"/>
    <w:rsid w:val="00E40F6A"/>
    <w:rsid w:val="00E42373"/>
    <w:rsid w:val="00E51860"/>
    <w:rsid w:val="00E51DCA"/>
    <w:rsid w:val="00E617B3"/>
    <w:rsid w:val="00E62094"/>
    <w:rsid w:val="00E646DD"/>
    <w:rsid w:val="00E7105B"/>
    <w:rsid w:val="00E72486"/>
    <w:rsid w:val="00E74BF5"/>
    <w:rsid w:val="00E77FFE"/>
    <w:rsid w:val="00E80B9F"/>
    <w:rsid w:val="00E81172"/>
    <w:rsid w:val="00E850B8"/>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EF6BA9"/>
    <w:rsid w:val="00F14298"/>
    <w:rsid w:val="00F17F99"/>
    <w:rsid w:val="00F2630D"/>
    <w:rsid w:val="00F34388"/>
    <w:rsid w:val="00F41D72"/>
    <w:rsid w:val="00F520F8"/>
    <w:rsid w:val="00F52A0E"/>
    <w:rsid w:val="00F67EC0"/>
    <w:rsid w:val="00F77E9A"/>
    <w:rsid w:val="00F849BF"/>
    <w:rsid w:val="00F94250"/>
    <w:rsid w:val="00F94384"/>
    <w:rsid w:val="00FA3816"/>
    <w:rsid w:val="00FA3C66"/>
    <w:rsid w:val="00FA7885"/>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Pages>
  <Words>3357</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Chris Richardson</cp:lastModifiedBy>
  <cp:revision>3</cp:revision>
  <dcterms:created xsi:type="dcterms:W3CDTF">2019-04-19T17:47:00Z</dcterms:created>
  <dcterms:modified xsi:type="dcterms:W3CDTF">2019-04-19T17:55:00Z</dcterms:modified>
</cp:coreProperties>
</file>