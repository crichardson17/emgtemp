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0ECAFF13" w:rsidR="001E650F" w:rsidRDefault="001E650F" w:rsidP="005E6F93">
      <w:pPr>
        <w:rPr>
          <w:b/>
        </w:rPr>
      </w:pPr>
    </w:p>
    <w:p w14:paraId="5958CCA0" w14:textId="2C614167" w:rsidR="00573A10" w:rsidRDefault="001F596A" w:rsidP="00573A10">
      <w:r>
        <w:t>Anomalously high electron temperature</w:t>
      </w:r>
      <w:ins w:id="0" w:author="Chris Richardson" w:date="2019-05-04T16:03:00Z">
        <w:r w:rsidR="00D865C5">
          <w:t>s</w:t>
        </w:r>
      </w:ins>
      <w:r>
        <w:t xml:space="preserve"> ha</w:t>
      </w:r>
      <w:ins w:id="1" w:author="Chris Richardson" w:date="2019-05-04T16:03:00Z">
        <w:r w:rsidR="00D865C5">
          <w:t>ve</w:t>
        </w:r>
      </w:ins>
      <w:del w:id="2" w:author="Chris Richardson" w:date="2019-05-04T16:03:00Z">
        <w:r w:rsidDel="00D865C5">
          <w:delText>s</w:delText>
        </w:r>
      </w:del>
      <w:r>
        <w:t xml:space="preserve"> been observed in AGN gas clouds for more than 35 years, but to date </w:t>
      </w:r>
      <w:del w:id="3" w:author="Chris Richardson" w:date="2019-05-04T16:06:00Z">
        <w:r w:rsidDel="00D865C5">
          <w:delText xml:space="preserve">the explanation for </w:delText>
        </w:r>
      </w:del>
      <w:r>
        <w:t xml:space="preserve">these temperatures </w:t>
      </w:r>
      <w:del w:id="4" w:author="Chris Richardson" w:date="2019-05-04T16:03:00Z">
        <w:r w:rsidDel="00D865C5">
          <w:delText>has remained a mystery</w:delText>
        </w:r>
      </w:del>
      <w:ins w:id="5" w:author="Chris Richardson" w:date="2019-05-04T16:03:00Z">
        <w:r w:rsidR="00D865C5">
          <w:t>lack a robust explanation</w:t>
        </w:r>
      </w:ins>
      <w:r w:rsidR="007B4F22">
        <w:t>.</w:t>
      </w:r>
      <w:r>
        <w:t xml:space="preserve"> </w:t>
      </w:r>
      <w:r w:rsidR="000969C9">
        <w:t>[</w:t>
      </w:r>
      <w:del w:id="6" w:author="Emmett Jenkins" w:date="2019-05-02T22:18:00Z">
        <w:r w:rsidR="000969C9" w:rsidDel="00034106">
          <w:delText>ADD OIII TEMP HERE</w:delText>
        </w:r>
      </w:del>
      <w:ins w:id="7" w:author="Emmett Jenkins" w:date="2019-05-02T22:18:00Z">
        <w:r w:rsidR="00034106">
          <w:t xml:space="preserve">How can I </w:t>
        </w:r>
      </w:ins>
      <w:ins w:id="8" w:author="Emmett Jenkins" w:date="2019-05-02T22:19:00Z">
        <w:r w:rsidR="00034106">
          <w:t xml:space="preserve">smoothly </w:t>
        </w:r>
      </w:ins>
      <w:ins w:id="9" w:author="Emmett Jenkins" w:date="2019-05-02T22:18:00Z">
        <w:r w:rsidR="00034106">
          <w:t>add in the fact that it’s an OIII temp here?</w:t>
        </w:r>
      </w:ins>
      <w:ins w:id="10" w:author="Chris Richardson" w:date="2019-05-04T16:17:00Z">
        <w:r w:rsidR="00EB110D">
          <w:t xml:space="preserve"> How does the addition below look?</w:t>
        </w:r>
      </w:ins>
      <w:r w:rsidR="000969C9">
        <w:t xml:space="preserve">] </w:t>
      </w:r>
      <w:r w:rsidR="00DF7C2B">
        <w:t xml:space="preserve">Previously, numerous </w:t>
      </w:r>
      <w:del w:id="11" w:author="Emmett Jenkins" w:date="2019-05-02T22:17:00Z">
        <w:r w:rsidR="00DF7C2B" w:rsidDel="00F05954">
          <w:delText>heating mechanisms</w:delText>
        </w:r>
      </w:del>
      <w:r w:rsidR="00F05954">
        <w:t>combinations of physical conditions</w:t>
      </w:r>
      <w:r w:rsidR="00DF7C2B">
        <w:t xml:space="preserve"> have been explored, but none have proven sufficient to create the</w:t>
      </w:r>
      <w:ins w:id="12" w:author="Chris Richardson" w:date="2019-05-04T16:16:00Z">
        <w:r w:rsidR="00EB110D">
          <w:t xml:space="preserve"> observed</w:t>
        </w:r>
      </w:ins>
      <w:r w:rsidR="00DF7C2B">
        <w:t xml:space="preserve"> </w:t>
      </w:r>
      <w:del w:id="13" w:author="Chris Richardson" w:date="2019-05-04T16:08:00Z">
        <w:r w:rsidR="00DF7C2B" w:rsidDel="00D865C5">
          <w:delText xml:space="preserve">temperatures </w:delText>
        </w:r>
      </w:del>
      <w:ins w:id="14" w:author="Chris Richardson" w:date="2019-05-04T16:08:00Z">
        <w:r w:rsidR="00D865C5">
          <w:t>[O III] emission ratios</w:t>
        </w:r>
      </w:ins>
      <w:ins w:id="15" w:author="Chris Richardson" w:date="2019-05-04T16:17:00Z">
        <w:r w:rsidR="00EB110D">
          <w:t xml:space="preserve"> indicative of high electron temperatures</w:t>
        </w:r>
      </w:ins>
      <w:del w:id="16" w:author="Chris Richardson" w:date="2019-05-04T16:16:00Z">
        <w:r w:rsidR="00DF7C2B" w:rsidDel="00EB110D">
          <w:delText>we observe</w:delText>
        </w:r>
      </w:del>
      <w:r w:rsidR="00DF7C2B">
        <w:t xml:space="preserve">. Shock heating is often regarded as a possible explanation, but </w:t>
      </w:r>
      <w:r w:rsidR="006256B7">
        <w:t xml:space="preserve">with </w:t>
      </w:r>
      <w:r w:rsidR="00034106">
        <w:t xml:space="preserve">the </w:t>
      </w:r>
      <w:r w:rsidR="006256B7">
        <w:t xml:space="preserve">high </w:t>
      </w:r>
      <w:r w:rsidR="00034106">
        <w:t>OIII</w:t>
      </w:r>
      <w:r w:rsidR="006256B7">
        <w:t xml:space="preserve"> temp</w:t>
      </w:r>
      <w:ins w:id="17" w:author="Chris Richardson" w:date="2019-05-04T16:18:00Z">
        <w:r w:rsidR="00C419AA">
          <w:t>erature</w:t>
        </w:r>
      </w:ins>
      <w:r w:rsidR="006256B7">
        <w:t xml:space="preserve">s that accompany shocks, </w:t>
      </w:r>
      <w:ins w:id="18" w:author="Emmett Jenkins" w:date="2019-05-02T22:19:00Z">
        <w:del w:id="19" w:author="Chris Richardson" w:date="2019-05-04T16:25:00Z">
          <w:r w:rsidR="00034106" w:rsidDel="00C419AA">
            <w:delText>we</w:delText>
          </w:r>
        </w:del>
      </w:ins>
      <w:del w:id="20" w:author="Chris Richardson" w:date="2019-05-04T16:25:00Z">
        <w:r w:rsidR="006256B7" w:rsidDel="00C419AA">
          <w:delText xml:space="preserve">you </w:delText>
        </w:r>
      </w:del>
      <w:ins w:id="21" w:author="Emmett Jenkins" w:date="2019-05-02T22:19:00Z">
        <w:del w:id="22" w:author="Chris Richardson" w:date="2019-05-04T16:25:00Z">
          <w:r w:rsidR="00034106" w:rsidDel="00C419AA">
            <w:delText>see</w:delText>
          </w:r>
        </w:del>
      </w:ins>
      <w:del w:id="23" w:author="Chris Richardson" w:date="2019-05-04T16:25:00Z">
        <w:r w:rsidR="006256B7" w:rsidDel="00C419AA">
          <w:delText>get</w:delText>
        </w:r>
      </w:del>
      <w:ins w:id="24" w:author="Chris Richardson" w:date="2019-05-04T16:25:00Z">
        <w:r w:rsidR="00C419AA">
          <w:t>strong neutral line emission characteristic of</w:t>
        </w:r>
      </w:ins>
      <w:r w:rsidR="006256B7">
        <w:t xml:space="preserve"> LINER</w:t>
      </w:r>
      <w:ins w:id="25" w:author="Chris Richardson" w:date="2019-05-04T16:25:00Z">
        <w:r w:rsidR="00C419AA">
          <w:t>s</w:t>
        </w:r>
      </w:ins>
      <w:r w:rsidR="006256B7">
        <w:t xml:space="preserve"> </w:t>
      </w:r>
      <w:del w:id="26" w:author="Chris Richardson" w:date="2019-05-04T16:25:00Z">
        <w:r w:rsidR="006256B7" w:rsidDel="00C419AA">
          <w:delText>emission</w:delText>
        </w:r>
      </w:del>
      <w:ins w:id="27" w:author="Chris Richardson" w:date="2019-05-04T16:25:00Z">
        <w:r w:rsidR="00C419AA">
          <w:t>results</w:t>
        </w:r>
      </w:ins>
      <w:ins w:id="28" w:author="Emmett Jenkins" w:date="2019-05-02T22:19:00Z">
        <w:r w:rsidR="00034106">
          <w:t>,</w:t>
        </w:r>
      </w:ins>
      <w:r w:rsidR="006256B7">
        <w:t xml:space="preserve"> which </w:t>
      </w:r>
      <w:del w:id="29" w:author="Emmett Jenkins" w:date="2019-05-02T22:19:00Z">
        <w:r w:rsidR="006256B7" w:rsidDel="00034106">
          <w:delText>we don’t see]</w:delText>
        </w:r>
      </w:del>
      <w:ins w:id="30" w:author="Emmett Jenkins" w:date="2019-05-02T22:19:00Z">
        <w:del w:id="31" w:author="Chris Richardson" w:date="2019-05-04T16:25:00Z">
          <w:r w:rsidR="00034106" w:rsidDel="00C419AA">
            <w:delText>is not present in our data set</w:delText>
          </w:r>
        </w:del>
      </w:ins>
      <w:ins w:id="32" w:author="Chris Richardson" w:date="2019-05-04T16:25:00Z">
        <w:r w:rsidR="00C419AA">
          <w:t>only explains a sm</w:t>
        </w:r>
      </w:ins>
      <w:ins w:id="33" w:author="Chris Richardson" w:date="2019-05-04T16:26:00Z">
        <w:r w:rsidR="00C419AA">
          <w:t>all subset of AGN</w:t>
        </w:r>
      </w:ins>
      <w:r w:rsidR="00034106">
        <w:t>.</w:t>
      </w:r>
      <w:r w:rsidR="006256B7">
        <w:t xml:space="preserve"> </w:t>
      </w:r>
      <w:r w:rsidR="00034106">
        <w:t>W</w:t>
      </w:r>
      <w:r w:rsidR="008A3436">
        <w:t xml:space="preserve">e aim to find a solution </w:t>
      </w:r>
      <w:r w:rsidR="00034106">
        <w:t xml:space="preserve">to this “temperature problem” </w:t>
      </w:r>
      <w:r w:rsidR="008A3436">
        <w:t>for</w:t>
      </w:r>
      <w:r w:rsidR="00DF7C2B">
        <w:t xml:space="preserve"> high temperature </w:t>
      </w:r>
      <w:r w:rsidR="00C15956">
        <w:t>photo</w:t>
      </w:r>
      <w:r w:rsidR="004E2C6E">
        <w:t>ionized</w:t>
      </w:r>
      <w:r w:rsidR="00DF7C2B">
        <w:t xml:space="preserve"> </w:t>
      </w:r>
      <w:r w:rsidR="008A3436">
        <w:t>galaxies</w:t>
      </w:r>
      <w:r w:rsidR="00DF7C2B">
        <w:t xml:space="preserve">. </w:t>
      </w:r>
      <w:r w:rsidR="005933EF">
        <w:t xml:space="preserve">Using spectroscopy from the Sloan Digital Sky Survey (SDSS) and </w:t>
      </w:r>
      <w:ins w:id="34" w:author="Chris Richardson" w:date="2019-05-05T10:41:00Z">
        <w:r w:rsidR="000963B4">
          <w:t>the</w:t>
        </w:r>
      </w:ins>
      <w:del w:id="35" w:author="Chris Richardson" w:date="2019-05-05T10:41:00Z">
        <w:r w:rsidR="005933EF" w:rsidDel="000963B4">
          <w:delText>a</w:delText>
        </w:r>
      </w:del>
      <w:r w:rsidR="005933EF">
        <w:t xml:space="preserve"> </w:t>
      </w:r>
      <w:r w:rsidR="00C15956">
        <w:t>photoionization code</w:t>
      </w:r>
      <w:r w:rsidR="005933EF">
        <w:t xml:space="preserve"> called CLOUDY, we investigate high electron temperature gas clouds in the narrow line region of active galactic nuclei</w:t>
      </w:r>
      <w:r w:rsidR="00C06F24">
        <w:t xml:space="preserve"> (AGN)</w:t>
      </w:r>
      <w:r w:rsidR="005933EF">
        <w:t>.</w:t>
      </w:r>
      <w:r w:rsidR="00BB53B0">
        <w:t xml:space="preserve"> </w:t>
      </w:r>
      <w:del w:id="36" w:author="Emmett Jenkins" w:date="2019-05-02T22:20:00Z">
        <w:r w:rsidR="00BB53B0" w:rsidDel="00034106">
          <w:delText>[YOU WANT TO MENTION OTHER MECHANISMS AND EXPLANATIONS THAT HAVE BEEN EXPLORED TO SOLVE THIS PROBLEM</w:delText>
        </w:r>
      </w:del>
      <w:ins w:id="37" w:author="Emmett Jenkins" w:date="2019-05-02T22:20:00Z">
        <w:r w:rsidR="00034106">
          <w:t>[Should I mention previous studies here or just leave that for the intro?</w:t>
        </w:r>
      </w:ins>
      <w:ins w:id="38" w:author="Chris Richardson" w:date="2019-05-05T10:41:00Z">
        <w:r w:rsidR="00697743">
          <w:t xml:space="preserve"> I would leave </w:t>
        </w:r>
      </w:ins>
      <w:ins w:id="39" w:author="Chris Richardson" w:date="2019-05-05T10:42:00Z">
        <w:r w:rsidR="00697743">
          <w:t>for the intro b/c you’ve already alluded to conditions already explored</w:t>
        </w:r>
      </w:ins>
      <w:r w:rsidR="00BB53B0">
        <w:t>]</w:t>
      </w:r>
      <w:r w:rsidR="005933EF">
        <w:t>. Using CLOUDY simulations, we are able to examine combinations of physical parameters</w:t>
      </w:r>
      <w:r w:rsidR="007B4F22">
        <w:t xml:space="preserve"> </w:t>
      </w:r>
      <w:r w:rsidR="005933EF">
        <w:t>within gas clouds</w:t>
      </w:r>
      <w:r w:rsidR="008A3436">
        <w:t>, such as hydrogen density, metallicity, ionization parameter and grain abundance,</w:t>
      </w:r>
      <w:r w:rsidR="005933EF">
        <w:t xml:space="preserve"> to search for conditions that would replicate the electron temperatures we see in the SDSS. </w:t>
      </w:r>
      <w:r w:rsidR="008A3436">
        <w:t xml:space="preserve">We use OIII emission line ratios to determine the electron temperature in the clouds, and find that our highest temperature data points reach up to </w:t>
      </w:r>
      <w:r w:rsidR="007D4E3B">
        <w:t xml:space="preserve">(find </w:t>
      </w:r>
      <w:proofErr w:type="spellStart"/>
      <w:r w:rsidR="007D4E3B">
        <w:t>Te</w:t>
      </w:r>
      <w:proofErr w:type="spellEnd"/>
      <w:ins w:id="40" w:author="Emmett Jenkins" w:date="2019-05-02T22:23:00Z">
        <w:r w:rsidR="006642A4">
          <w:t>, still need help with this</w:t>
        </w:r>
      </w:ins>
      <w:r w:rsidR="007D4E3B">
        <w:t xml:space="preserve">). </w:t>
      </w:r>
      <w:ins w:id="41" w:author="Chris Richardson" w:date="2019-05-05T11:03:00Z">
        <w:r w:rsidR="002E6E81">
          <w:t>U</w:t>
        </w:r>
      </w:ins>
      <w:del w:id="42" w:author="Chris Richardson" w:date="2019-05-05T11:03:00Z">
        <w:r w:rsidR="005933EF" w:rsidDel="002E6E81">
          <w:delText>By plotting our simulations with our observed data</w:delText>
        </w:r>
        <w:r w:rsidR="00BB53B0" w:rsidDel="002E6E81">
          <w:delText xml:space="preserve"> </w:delText>
        </w:r>
        <w:r w:rsidR="007D4E3B" w:rsidDel="002E6E81">
          <w:delText>u</w:delText>
        </w:r>
      </w:del>
      <w:r w:rsidR="007D4E3B">
        <w:t xml:space="preserve">sing emission line diagnostic diagrams, </w:t>
      </w:r>
      <w:r w:rsidR="005933EF">
        <w:t xml:space="preserve">we discover how </w:t>
      </w:r>
      <w:r w:rsidR="007D4E3B">
        <w:t>variance in each</w:t>
      </w:r>
      <w:r w:rsidR="005933EF">
        <w:t xml:space="preserve"> physical characteristics </w:t>
      </w:r>
      <w:ins w:id="43" w:author="Chris Richardson" w:date="2019-05-05T11:06:00Z">
        <w:r w:rsidR="000D0F28">
          <w:t>a</w:t>
        </w:r>
      </w:ins>
      <w:del w:id="44" w:author="Chris Richardson" w:date="2019-05-05T11:06:00Z">
        <w:r w:rsidR="005933EF" w:rsidDel="000D0F28">
          <w:delText>e</w:delText>
        </w:r>
      </w:del>
      <w:r w:rsidR="005933EF">
        <w:t>ffect</w:t>
      </w:r>
      <w:r w:rsidR="007D4E3B">
        <w:t>s</w:t>
      </w:r>
      <w:r w:rsidR="005933EF">
        <w:t xml:space="preserve"> gas cloud temperatures. We find that hydrogen density and ionization parameter variation alone cannot account for the </w:t>
      </w:r>
      <w:r w:rsidR="007D4E3B">
        <w:t xml:space="preserve">highest </w:t>
      </w:r>
      <w:r w:rsidR="005933EF">
        <w:t>observed</w:t>
      </w:r>
      <w:r w:rsidR="00BB53B0">
        <w:t xml:space="preserve"> </w:t>
      </w:r>
      <w:r w:rsidR="005933EF">
        <w:t>temperatures</w:t>
      </w:r>
      <w:r w:rsidR="00E15522">
        <w:t xml:space="preserve"> but can account for the AGN</w:t>
      </w:r>
      <w:r w:rsidR="006642A4">
        <w:t xml:space="preserve"> showing </w:t>
      </w:r>
      <w:proofErr w:type="spellStart"/>
      <w:r w:rsidR="006642A4">
        <w:rPr>
          <w:rFonts w:ascii="Times New Roman" w:eastAsia="Times New Roman" w:hAnsi="Times New Roman" w:cs="Times New Roman"/>
          <w:i/>
        </w:rPr>
        <w:t>T</w:t>
      </w:r>
      <w:r w:rsidR="006642A4">
        <w:rPr>
          <w:rFonts w:ascii="Times New Roman" w:eastAsia="Times New Roman" w:hAnsi="Times New Roman" w:cs="Times New Roman"/>
          <w:i/>
          <w:vertAlign w:val="subscript"/>
        </w:rPr>
        <w:t>e</w:t>
      </w:r>
      <w:proofErr w:type="spellEnd"/>
      <w:r w:rsidR="006642A4">
        <w:rPr>
          <w:rFonts w:ascii="Times New Roman" w:eastAsia="Times New Roman" w:hAnsi="Times New Roman" w:cs="Times New Roman"/>
          <w:i/>
        </w:rPr>
        <w:t xml:space="preserve"> </w:t>
      </w:r>
      <w:r w:rsidR="006642A4">
        <w:rPr>
          <w:rFonts w:ascii="Times New Roman" w:eastAsia="Times New Roman" w:hAnsi="Times New Roman" w:cs="Times New Roman"/>
        </w:rPr>
        <w:t>&lt; 1.54 x 10</w:t>
      </w:r>
      <w:r w:rsidR="006642A4">
        <w:rPr>
          <w:rFonts w:ascii="Times New Roman" w:eastAsia="Times New Roman" w:hAnsi="Times New Roman" w:cs="Times New Roman"/>
          <w:vertAlign w:val="superscript"/>
        </w:rPr>
        <w:t>4</w:t>
      </w:r>
      <w:r w:rsidR="006642A4">
        <w:rPr>
          <w:rFonts w:ascii="Times New Roman" w:eastAsia="Times New Roman" w:hAnsi="Times New Roman" w:cs="Times New Roman"/>
        </w:rPr>
        <w:t xml:space="preserve"> K</w:t>
      </w:r>
      <w:r w:rsidR="006642A4">
        <w:rPr>
          <w:i/>
        </w:rPr>
        <w:t xml:space="preserve"> </w:t>
      </w:r>
      <w:r w:rsidR="005933EF">
        <w:t>. Similarly, metallicity and ionization parameter variation is unable to replicate the high</w:t>
      </w:r>
      <w:r w:rsidR="007D4E3B">
        <w:t>est</w:t>
      </w:r>
      <w:r w:rsidR="005933EF">
        <w:t xml:space="preserve"> observed electron temperatures</w:t>
      </w:r>
      <w:ins w:id="45" w:author="Chris Richardson" w:date="2019-05-05T11:03:00Z">
        <w:r w:rsidR="002E6E81">
          <w:t xml:space="preserve"> [Are these</w:t>
        </w:r>
      </w:ins>
      <w:ins w:id="46" w:author="Chris Richardson" w:date="2019-05-05T11:04:00Z">
        <w:r w:rsidR="002E6E81">
          <w:t xml:space="preserve"> high</w:t>
        </w:r>
      </w:ins>
      <w:ins w:id="47" w:author="Chris Richardson" w:date="2019-05-05T11:03:00Z">
        <w:r w:rsidR="002E6E81">
          <w:t xml:space="preserve"> temperatures</w:t>
        </w:r>
      </w:ins>
      <w:ins w:id="48" w:author="Chris Richardson" w:date="2019-05-05T11:04:00Z">
        <w:r w:rsidR="002E6E81">
          <w:t xml:space="preserve"> the same as the previous sentence? If so, combine the sentences, if not, list the temperature]</w:t>
        </w:r>
      </w:ins>
      <w:ins w:id="49" w:author="Chris Richardson" w:date="2019-05-05T11:03:00Z">
        <w:r w:rsidR="002E6E81">
          <w:t xml:space="preserve"> </w:t>
        </w:r>
      </w:ins>
      <w:r w:rsidR="005933EF">
        <w:t xml:space="preserve">. Our most successful simulations contain </w:t>
      </w:r>
      <w:r w:rsidR="006642A4">
        <w:t xml:space="preserve">5 times the </w:t>
      </w:r>
      <w:r w:rsidR="005933EF">
        <w:t>grain abundance</w:t>
      </w:r>
      <w:r w:rsidR="00A17C60">
        <w:t xml:space="preserve"> </w:t>
      </w:r>
      <w:r w:rsidR="006642A4">
        <w:t>of the Orion nebula,</w:t>
      </w:r>
      <w:r w:rsidR="005933EF">
        <w:t xml:space="preserve"> and </w:t>
      </w:r>
      <w:r w:rsidR="00DB1AF2">
        <w:t>Z &lt; 1.4</w:t>
      </w:r>
      <w:r w:rsidR="00DB1AF2" w:rsidRPr="00DB1AF2">
        <w:rPr>
          <w:rFonts w:ascii="Times New Roman" w:eastAsia="Times New Roman" w:hAnsi="Times New Roman" w:cs="Times New Roman"/>
          <w:i/>
          <w:iCs/>
          <w:color w:val="000080"/>
          <w:shd w:val="clear" w:color="auto" w:fill="FFFFFF"/>
        </w:rPr>
        <w:t xml:space="preserve"> </w:t>
      </w:r>
      <w:r w:rsidR="00DB1AF2" w:rsidRPr="00F94384">
        <w:rPr>
          <w:rFonts w:ascii="Times New Roman" w:eastAsia="Times New Roman" w:hAnsi="Times New Roman" w:cs="Times New Roman"/>
          <w:i/>
          <w:iCs/>
          <w:color w:val="000080"/>
          <w:shd w:val="clear" w:color="auto" w:fill="FFFFFF"/>
        </w:rPr>
        <w:t>Z</w:t>
      </w:r>
      <w:r w:rsidR="00DB1AF2" w:rsidRPr="00F94384">
        <w:rPr>
          <w:rFonts w:ascii="Segoe UI Symbol" w:hAnsi="Segoe UI Symbol" w:cs="Segoe UI Symbol"/>
          <w:color w:val="222222"/>
          <w:shd w:val="clear" w:color="auto" w:fill="F8F9FA"/>
          <w:vertAlign w:val="subscript"/>
        </w:rPr>
        <w:t>☉</w:t>
      </w:r>
      <w:r w:rsidR="00DB1AF2">
        <w:t xml:space="preserve"> </w:t>
      </w:r>
      <w:r w:rsidR="005933EF">
        <w:t>, which can reproduce the electron temperature in some of our high temperature observations</w:t>
      </w:r>
      <w:r w:rsidR="00DB1AF2">
        <w:t xml:space="preserve"> with </w:t>
      </w:r>
      <w:proofErr w:type="spellStart"/>
      <w:r w:rsidR="00DB1AF2">
        <w:rPr>
          <w:rFonts w:ascii="Times New Roman" w:eastAsia="Times New Roman" w:hAnsi="Times New Roman" w:cs="Times New Roman"/>
          <w:i/>
        </w:rPr>
        <w:t>T</w:t>
      </w:r>
      <w:r w:rsidR="00DB1AF2">
        <w:rPr>
          <w:rFonts w:ascii="Times New Roman" w:eastAsia="Times New Roman" w:hAnsi="Times New Roman" w:cs="Times New Roman"/>
          <w:i/>
          <w:vertAlign w:val="subscript"/>
        </w:rPr>
        <w:t>e</w:t>
      </w:r>
      <w:proofErr w:type="spellEnd"/>
      <w:r w:rsidR="00DB1AF2">
        <w:rPr>
          <w:rFonts w:ascii="Times New Roman" w:eastAsia="Times New Roman" w:hAnsi="Times New Roman" w:cs="Times New Roman"/>
          <w:i/>
        </w:rPr>
        <w:t xml:space="preserve"> </w:t>
      </w:r>
      <w:r w:rsidR="00DB1AF2">
        <w:rPr>
          <w:rFonts w:ascii="Times New Roman" w:eastAsia="Times New Roman" w:hAnsi="Times New Roman" w:cs="Times New Roman"/>
        </w:rPr>
        <w:t>&gt; 1.54 x 10</w:t>
      </w:r>
      <w:r w:rsidR="00DB1AF2">
        <w:rPr>
          <w:rFonts w:ascii="Times New Roman" w:eastAsia="Times New Roman" w:hAnsi="Times New Roman" w:cs="Times New Roman"/>
          <w:vertAlign w:val="superscript"/>
        </w:rPr>
        <w:t>4</w:t>
      </w:r>
      <w:r w:rsidR="00DB1AF2">
        <w:rPr>
          <w:rFonts w:ascii="Times New Roman" w:eastAsia="Times New Roman" w:hAnsi="Times New Roman" w:cs="Times New Roman"/>
        </w:rPr>
        <w:t xml:space="preserve"> K</w:t>
      </w:r>
      <w:r w:rsidR="0018146C">
        <w:t xml:space="preserve">. These models match our high temperature data quite well for </w:t>
      </w:r>
      <w:r w:rsidR="007704E3">
        <w:t>high</w:t>
      </w:r>
      <w:r w:rsidR="0018146C">
        <w:t xml:space="preserve"> </w:t>
      </w:r>
      <w:r w:rsidR="007704E3">
        <w:t>value</w:t>
      </w:r>
      <w:r w:rsidR="0018146C">
        <w:t>s of ionization</w:t>
      </w:r>
      <w:r w:rsidR="007704E3">
        <w:t xml:space="preserve"> and low metallicity</w:t>
      </w:r>
      <w:r w:rsidR="0018146C">
        <w:t xml:space="preserve">, but miss the </w:t>
      </w:r>
      <w:r w:rsidR="007704E3">
        <w:t>low</w:t>
      </w:r>
      <w:r w:rsidR="0018146C">
        <w:t xml:space="preserve"> ionization</w:t>
      </w:r>
      <w:r w:rsidR="007704E3">
        <w:t>, high metallicity,</w:t>
      </w:r>
      <w:r w:rsidR="0018146C">
        <w:t xml:space="preserve"> high temperature </w:t>
      </w:r>
      <w:ins w:id="50" w:author="Chris Richardson" w:date="2019-05-05T11:05:00Z">
        <w:r w:rsidR="00614C83">
          <w:t>AGN</w:t>
        </w:r>
      </w:ins>
      <w:del w:id="51" w:author="Chris Richardson" w:date="2019-05-05T11:05:00Z">
        <w:r w:rsidR="0018146C" w:rsidDel="00614C83">
          <w:delText>d</w:delText>
        </w:r>
      </w:del>
      <w:del w:id="52" w:author="Chris Richardson" w:date="2019-05-05T11:04:00Z">
        <w:r w:rsidR="0018146C" w:rsidDel="00614C83">
          <w:delText>ata</w:delText>
        </w:r>
      </w:del>
      <w:r w:rsidR="00573A10">
        <w:t>.</w:t>
      </w:r>
    </w:p>
    <w:p w14:paraId="6A2AFC66" w14:textId="77777777" w:rsidR="007A177E" w:rsidRDefault="007A177E" w:rsidP="00573A10">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w:t>
      </w:r>
      <w:r w:rsidR="009B7421">
        <w:lastRenderedPageBreak/>
        <w:t xml:space="preserve">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r w:rsidR="00A71215">
        <w:t xml:space="preserve">log[O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w:t>
      </w:r>
      <w:r w:rsidR="00590482">
        <w:lastRenderedPageBreak/>
        <w:t xml:space="preserve">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w:t>
      </w:r>
      <w:r w:rsidR="00E77FFE">
        <w:lastRenderedPageBreak/>
        <w:t xml:space="preserve">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C95693"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xml:space="preserve">, which is the location of the infrared exponential cutoff in the Big Blue Bump </w:t>
      </w:r>
      <w:r w:rsidR="007C4638">
        <w:rPr>
          <w:rFonts w:ascii="Times New Roman" w:eastAsia="Times New Roman" w:hAnsi="Times New Roman" w:cs="Times New Roman"/>
        </w:rPr>
        <w:lastRenderedPageBreak/>
        <w:t>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6DF3996F"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which neatly separates our data on a plot of log[O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r w:rsidR="00F94384">
        <w:rPr>
          <w:rFonts w:ascii="Times New Roman" w:eastAsia="Times New Roman" w:hAnsi="Times New Roman" w:cs="Times New Roman"/>
        </w:rPr>
        <w:t>We categorize our data into low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" filled="f" stroked="f">
                <v:textbo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0A3DC716"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proofErr w:type="spellStart"/>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proofErr w:type="spellStart"/>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471184">
        <w:rPr>
          <w:rFonts w:ascii="Times New Roman" w:eastAsia="Times New Roman" w:hAnsi="Times New Roman" w:cs="Times New Roman"/>
        </w:rPr>
        <w:t>We set Z = 1.2</w:t>
      </w:r>
      <w:r w:rsidR="00764A54" w:rsidRPr="00764A54">
        <w:rPr>
          <w:rFonts w:ascii="Times New Roman" w:eastAsia="Times New Roman" w:hAnsi="Times New Roman" w:cs="Times New Roman"/>
          <w:i/>
          <w:iCs/>
          <w:color w:val="000080"/>
          <w:shd w:val="clear" w:color="auto" w:fill="FFFFFF"/>
        </w:rPr>
        <w:t xml:space="preserve"> </w:t>
      </w:r>
      <w:r w:rsidR="00764A54" w:rsidRPr="00F94384">
        <w:rPr>
          <w:rFonts w:ascii="Times New Roman" w:eastAsia="Times New Roman" w:hAnsi="Times New Roman" w:cs="Times New Roman"/>
          <w:i/>
          <w:iCs/>
          <w:color w:val="000080"/>
          <w:shd w:val="clear" w:color="auto" w:fill="FFFFFF"/>
        </w:rPr>
        <w:t>Z</w:t>
      </w:r>
      <w:r w:rsidR="00764A54" w:rsidRPr="007A10F6">
        <w:rPr>
          <w:rFonts w:ascii="Segoe UI Symbol" w:hAnsi="Segoe UI Symbol" w:cs="Segoe UI Symbol"/>
          <w:color w:val="222222"/>
          <w:shd w:val="clear" w:color="auto" w:fill="F8F9FA"/>
          <w:vertAlign w:val="subscript"/>
        </w:rPr>
        <w:t>☉</w:t>
      </w:r>
      <w:r w:rsidR="00764A54">
        <w:rPr>
          <w:rFonts w:ascii="Times New Roman" w:eastAsia="Times New Roman" w:hAnsi="Times New Roman" w:cs="Times New Roman"/>
        </w:rPr>
        <w:t xml:space="preserve"> , which fell in the middle of </w:t>
      </w:r>
      <w:r w:rsidR="00005051">
        <w:rPr>
          <w:rFonts w:ascii="Times New Roman" w:eastAsia="Times New Roman" w:hAnsi="Times New Roman" w:cs="Times New Roman"/>
        </w:rPr>
        <w:t>our AGN in our metallicity diagnostic diagram</w:t>
      </w:r>
      <w:r w:rsidR="00573A10">
        <w:rPr>
          <w:rFonts w:ascii="Times New Roman" w:eastAsia="Times New Roman" w:hAnsi="Times New Roman" w:cs="Times New Roman"/>
        </w:rPr>
        <w:t xml:space="preserve"> (see Figure 3c)</w:t>
      </w:r>
      <w:r w:rsidR="00005051">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w:t>
      </w:r>
      <w:proofErr w:type="spellStart"/>
      <w:r w:rsidR="00253382">
        <w:rPr>
          <w:rFonts w:ascii="Times New Roman" w:eastAsia="Times New Roman" w:hAnsi="Times New Roman" w:cs="Times New Roman"/>
        </w:rPr>
        <w:t>n</w:t>
      </w:r>
      <w:r w:rsidR="00253382">
        <w:rPr>
          <w:rFonts w:ascii="Times New Roman" w:eastAsia="Times New Roman" w:hAnsi="Times New Roman" w:cs="Times New Roman"/>
          <w:vertAlign w:val="subscript"/>
        </w:rPr>
        <w:t>H</w:t>
      </w:r>
      <w:proofErr w:type="spellEnd"/>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proofErr w:type="spellStart"/>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proofErr w:type="spellEnd"/>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w:t>
      </w:r>
      <w:r w:rsidR="005E1416">
        <w:rPr>
          <w:rFonts w:ascii="Times New Roman" w:eastAsia="Times New Roman" w:hAnsi="Times New Roman" w:cs="Times New Roman"/>
        </w:rPr>
        <w:t xml:space="preserve">the </w:t>
      </w:r>
      <w:r w:rsidR="00DB143E">
        <w:rPr>
          <w:rFonts w:ascii="Times New Roman" w:eastAsia="Times New Roman" w:hAnsi="Times New Roman" w:cs="Times New Roman"/>
        </w:rPr>
        <w:t xml:space="preserve">temperature diagnostic shows that we are far from the highest temperature galaxies in our data set. </w:t>
      </w:r>
    </w:p>
    <w:p w14:paraId="66FCE4AD" w14:textId="0A5EA9B8" w:rsidR="00D24023" w:rsidRDefault="00496657">
      <w:pPr>
        <w:rPr>
          <w:rFonts w:ascii="Times New Roman" w:eastAsia="Times New Roman" w:hAnsi="Times New Roman" w:cs="Times New Roman"/>
        </w:rPr>
        <w:pPrChange w:id="53" w:author="Emmett Jenkins" w:date="2019-05-02T22:07:00Z">
          <w:pPr>
            <w:ind w:firstLine="720"/>
          </w:pPr>
        </w:pPrChange>
      </w:pPr>
      <w:ins w:id="54" w:author="Emmett Jenkins" w:date="2019-05-02T22:07:00Z">
        <w:r w:rsidRPr="00496657">
          <w:rPr>
            <w:rFonts w:ascii="Times New Roman" w:eastAsia="Times New Roman" w:hAnsi="Times New Roman" w:cs="Times New Roman"/>
            <w:noProof/>
          </w:rPr>
          <w:lastRenderedPageBreak/>
          <mc:AlternateContent>
            <mc:Choice Requires="wpg">
              <w:drawing>
                <wp:inline distT="0" distB="0" distL="0" distR="0" wp14:anchorId="6CA1ADF1" wp14:editId="55DB3DD9">
                  <wp:extent cx="5943600" cy="1917577"/>
                  <wp:effectExtent l="0" t="0" r="0" b="0"/>
                  <wp:docPr id="63" name="Group 1"/>
                  <wp:cNvGraphicFramePr/>
                  <a:graphic xmlns:a="http://schemas.openxmlformats.org/drawingml/2006/main">
                    <a:graphicData uri="http://schemas.microsoft.com/office/word/2010/wordprocessingGroup">
                      <wpg:wgp>
                        <wpg:cNvGrpSpPr/>
                        <wpg:grpSpPr>
                          <a:xfrm>
                            <a:off x="0" y="0"/>
                            <a:ext cx="5943600" cy="1917577"/>
                            <a:chOff x="0" y="0"/>
                            <a:chExt cx="11449246" cy="3694176"/>
                          </a:xfrm>
                        </wpg:grpSpPr>
                        <pic:pic xmlns:pic="http://schemas.openxmlformats.org/drawingml/2006/picture">
                          <pic:nvPicPr>
                            <pic:cNvPr id="64" name="Picture 64"/>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65" name="Picture 65"/>
                            <pic:cNvPicPr>
                              <a:picLocks noChangeAspect="1"/>
                            </pic:cNvPicPr>
                          </pic:nvPicPr>
                          <pic:blipFill>
                            <a:blip r:embed="rId9"/>
                            <a:stretch>
                              <a:fillRect/>
                            </a:stretch>
                          </pic:blipFill>
                          <pic:spPr>
                            <a:xfrm>
                              <a:off x="9907001" y="1943101"/>
                              <a:ext cx="1542244" cy="1016034"/>
                            </a:xfrm>
                            <a:prstGeom prst="rect">
                              <a:avLst/>
                            </a:prstGeom>
                          </pic:spPr>
                        </pic:pic>
                        <pic:pic xmlns:pic="http://schemas.openxmlformats.org/drawingml/2006/picture">
                          <pic:nvPicPr>
                            <pic:cNvPr id="66" name="Picture 66"/>
                            <pic:cNvPicPr>
                              <a:picLocks noChangeAspect="1"/>
                            </pic:cNvPicPr>
                          </pic:nvPicPr>
                          <pic:blipFill>
                            <a:blip r:embed="rId10"/>
                            <a:stretch>
                              <a:fillRect/>
                            </a:stretch>
                          </pic:blipFill>
                          <pic:spPr>
                            <a:xfrm>
                              <a:off x="9907000" y="110395"/>
                              <a:ext cx="1542246" cy="1832706"/>
                            </a:xfrm>
                            <a:prstGeom prst="rect">
                              <a:avLst/>
                            </a:prstGeom>
                          </pic:spPr>
                        </pic:pic>
                      </wpg:wgp>
                    </a:graphicData>
                  </a:graphic>
                </wp:inline>
              </w:drawing>
            </mc:Choice>
            <mc:Fallback xmlns:mv="urn:schemas-microsoft-com:mac:vml" xmlns:mo="http://schemas.microsoft.com/office/mac/office/2008/main">
              <w:pict>
                <v:group w14:anchorId="73E0619E" id="Group 1" o:spid="_x0000_s1026" style="width:468pt;height:151pt;mso-position-horizontal-relative:char;mso-position-vertical-relative:line" coordsize="11449246,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G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5E&#10;OrfEAAAA2wAAAA8AAABkcnMvZG93bnJldi54bWxEj0FrwkAUhO+F/oflFbwU3ShttKmrFKUg2EtV&#10;8PrIvmaD2bch+9T4791CocdhZr5h5sveN+pCXawDGxiPMlDEZbA1VwYO+8/hDFQUZItNYDJwowjL&#10;xePDHAsbrvxNl51UKkE4FmjAibSF1rF05DGOQkucvJ/QeZQku0rbDq8J7hs9ybJce6w5LThsaeWo&#10;PO3O3sBx+/YqX+tyXLvTZEqxOUu+fTZm8NR/vIMS6uU//NfeWAP5C/x+ST9AL+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5EOrfEAAAA2wAAAA8AAAAAAAAAAAAAAAAAnAIA&#10;AGRycy9kb3ducmV2LnhtbFBLBQYAAAAABAAEAPcAAACNAwAAAAA=&#10;">
                    <v:imagedata r:id="rId11" o:title=""/>
                    <v:path arrowok="t"/>
                  </v:shape>
                  <v:shape id="Picture 65" o:spid="_x0000_s1028" type="#_x0000_t75" style="position:absolute;left:9907001;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Z&#10;W7PEAAAA2wAAAA8AAABkcnMvZG93bnJldi54bWxEj0FrwkAUhO8F/8PyBG/NpsEGia4igrVQL00C&#10;Xh/Z12ww+zZkt5r213cLhR6HmfmG2ewm24sbjb5zrOApSUEQN0533Cqoq+PjCoQPyBp7x6Tgizzs&#10;trOHDRba3fmdbmVoRYSwL1CBCWEopPSNIYs+cQNx9D7caDFEObZSj3iPcNvLLE1zabHjuGBwoIOh&#10;5lp+WgVXe9nndZWdl6fsLcjvZnk2L06pxXzar0EEmsJ/+K/9qhXkz/D7Jf4Auf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ZW7PEAAAA2wAAAA8AAAAAAAAAAAAAAAAAnAIA&#10;AGRycy9kb3ducmV2LnhtbFBLBQYAAAAABAAEAPcAAACNAwAAAAA=&#10;">
                    <v:imagedata r:id="rId12" o:title=""/>
                    <v:path arrowok="t"/>
                  </v:shape>
                  <v:shape id="Picture 66" o:spid="_x0000_s1029" type="#_x0000_t75" style="position:absolute;left:9907000;top:110395;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B&#10;R3PCAAAA2wAAAA8AAABkcnMvZG93bnJldi54bWxEj92KwjAUhO8F3yEcwTtNFbdINYoogt74tz7A&#10;oTm2xeakNrFWn36zsLCXw8x8w8yXrSlFQ7UrLCsYDSMQxKnVBWcKrt/bwRSE88gaS8uk4E0Olotu&#10;Z46Jti8+U3PxmQgQdgkqyL2vEildmpNBN7QVcfButjbog6wzqWt8Bbgp5TiKYmmw4LCQY0XrnNL7&#10;5WkU3B+y+Uwn++PpaM/pKWsqOmy+lOr32tUMhKfW/4f/2jutII7h90v4AXLx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AUdzwgAAANsAAAAPAAAAAAAAAAAAAAAAAJwCAABk&#10;cnMvZG93bnJldi54bWxQSwUGAAAAAAQABAD3AAAAiwMAAAAA&#10;">
                    <v:imagedata r:id="rId13" o:title=""/>
                    <v:path arrowok="t"/>
                  </v:shape>
                  <w10:anchorlock/>
                </v:group>
              </w:pict>
            </mc:Fallback>
          </mc:AlternateContent>
        </w:r>
      </w:ins>
    </w:p>
    <w:p w14:paraId="0EDDAE52" w14:textId="6B0839CE" w:rsidR="00D24023" w:rsidRDefault="007908CE" w:rsidP="00F94384">
      <w:pPr>
        <w:rPr>
          <w:rFonts w:ascii="Times New Roman" w:eastAsia="Times New Roman" w:hAnsi="Times New Roman" w:cs="Times New Roman"/>
        </w:rPr>
      </w:pPr>
      <w:del w:id="55" w:author="Emmett Jenkins" w:date="2019-05-02T22:06:00Z">
        <w:r w:rsidRPr="00CE3173" w:rsidDel="00496657">
          <w:rPr>
            <w:rFonts w:ascii="Times New Roman" w:eastAsia="Times New Roman" w:hAnsi="Times New Roman" w:cs="Times New Roman"/>
            <w:noProof/>
          </w:rPr>
          <mc:AlternateContent>
            <mc:Choice Requires="wpg">
              <w:drawing>
                <wp:inline distT="0" distB="0" distL="0" distR="0" wp14:anchorId="6C64347F" wp14:editId="359E88A6">
                  <wp:extent cx="5943600" cy="2012686"/>
                  <wp:effectExtent l="0" t="0" r="0" b="0"/>
                  <wp:docPr id="10" name="Group 1"/>
                  <wp:cNvGraphicFramePr/>
                  <a:graphic xmlns:a="http://schemas.openxmlformats.org/drawingml/2006/main">
                    <a:graphicData uri="http://schemas.microsoft.com/office/word/2010/wordprocessingGroup">
                      <wpg:wgp>
                        <wpg:cNvGrpSpPr/>
                        <wpg:grpSpPr>
                          <a:xfrm>
                            <a:off x="0" y="0"/>
                            <a:ext cx="5943600" cy="2012686"/>
                            <a:chOff x="0" y="0"/>
                            <a:chExt cx="10908334" cy="3694176"/>
                          </a:xfrm>
                        </wpg:grpSpPr>
                        <pic:pic xmlns:pic="http://schemas.openxmlformats.org/drawingml/2006/picture">
                          <pic:nvPicPr>
                            <pic:cNvPr id="11" name="Picture 11"/>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12" name="Picture 12"/>
                            <pic:cNvPicPr>
                              <a:picLocks noChangeAspect="1"/>
                            </pic:cNvPicPr>
                          </pic:nvPicPr>
                          <pic:blipFill>
                            <a:blip r:embed="rId9"/>
                            <a:stretch>
                              <a:fillRect/>
                            </a:stretch>
                          </pic:blipFill>
                          <pic:spPr>
                            <a:xfrm>
                              <a:off x="9366088" y="1943101"/>
                              <a:ext cx="1542244" cy="1016034"/>
                            </a:xfrm>
                            <a:prstGeom prst="rect">
                              <a:avLst/>
                            </a:prstGeom>
                          </pic:spPr>
                        </pic:pic>
                        <pic:pic xmlns:pic="http://schemas.openxmlformats.org/drawingml/2006/picture">
                          <pic:nvPicPr>
                            <pic:cNvPr id="13" name="Picture 13"/>
                            <pic:cNvPicPr>
                              <a:picLocks noChangeAspect="1"/>
                            </pic:cNvPicPr>
                          </pic:nvPicPr>
                          <pic:blipFill>
                            <a:blip r:embed="rId10"/>
                            <a:stretch>
                              <a:fillRect/>
                            </a:stretch>
                          </pic:blipFill>
                          <pic:spPr>
                            <a:xfrm>
                              <a:off x="9366088" y="109918"/>
                              <a:ext cx="1542246" cy="1832706"/>
                            </a:xfrm>
                            <a:prstGeom prst="rect">
                              <a:avLst/>
                            </a:prstGeom>
                          </pic:spPr>
                        </pic:pic>
                        <pic:pic xmlns:pic="http://schemas.openxmlformats.org/drawingml/2006/picture">
                          <pic:nvPicPr>
                            <pic:cNvPr id="14" name="Picture 14"/>
                            <pic:cNvPicPr>
                              <a:picLocks noChangeAspect="1"/>
                            </pic:cNvPicPr>
                          </pic:nvPicPr>
                          <pic:blipFill>
                            <a:blip r:embed="rId14"/>
                            <a:stretch>
                              <a:fillRect/>
                            </a:stretch>
                          </pic:blipFill>
                          <pic:spPr>
                            <a:xfrm>
                              <a:off x="5520309" y="2037574"/>
                              <a:ext cx="477795" cy="781157"/>
                            </a:xfrm>
                            <a:prstGeom prst="rect">
                              <a:avLst/>
                            </a:prstGeom>
                          </pic:spPr>
                        </pic:pic>
                      </wpg:wgp>
                    </a:graphicData>
                  </a:graphic>
                </wp:inline>
              </w:drawing>
            </mc:Choice>
            <mc:Fallback xmlns:mv="urn:schemas-microsoft-com:mac:vml" xmlns:mo="http://schemas.microsoft.com/office/mac/office/2008/main">
              <w:pict>
                <v:group w14:anchorId="0C35E6BB" id="Group 1" o:spid="_x0000_s1026" style="width:468pt;height:158.5pt;mso-position-horizontal-relative:char;mso-position-vertical-relative:line" coordsize="10908334,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G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">
                  <v:shape id="Picture 11"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1&#10;6lLBAAAA2wAAAA8AAABkcnMvZG93bnJldi54bWxET01rwkAQvQv+h2UKvUjdRNC2qauIUhDsxbTQ&#10;65CdZoPZ2ZAdNf57t1DobR7vc5brwbfqQn1sAhvIpxko4irYhmsDX5/vTy+goiBbbAOTgRtFWK/G&#10;oyUWNlz5SJdSapVCOBZowIl0hdaxcuQxTkNHnLif0HuUBPta2x6vKdy3epZlC+2x4dTgsKOto+pU&#10;nr2B78PrXD52Vd640+yZYnuWxWFizOPDsHkDJTTIv/jPvbdpfg6/v6QD9Oo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Y16lLBAAAA2wAAAA8AAAAAAAAAAAAAAAAAnAIAAGRy&#10;cy9kb3ducmV2LnhtbFBLBQYAAAAABAAEAPcAAACKAwAAAAA=&#10;">
                    <v:imagedata r:id="rId11" o:title=""/>
                    <v:path arrowok="t"/>
                  </v:shape>
                  <v:shape id="Picture 12" o:spid="_x0000_s1028" type="#_x0000_t75" style="position:absolute;left:9366088;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I2&#10;sLrAAAAA2wAAAA8AAABkcnMvZG93bnJldi54bWxET0uLwjAQvgv+hzAL3jTdIrJUUxHBB6wXH+B1&#10;aMamtJmUJmrdX79ZEPY2H99zFsveNuJBna8cK/icJCCIC6crLhVczpvxFwgfkDU2jknBizws8+Fg&#10;gZl2Tz7S4xRKEUPYZ6jAhNBmUvrCkEU/cS1x5G6usxgi7EqpO3zGcNvINElm0mLFscFgS2tDRX26&#10;WwW1va5ml3N6mO7S7yB/iunBbJ1So49+NQcRqA//4rd7r+P8FP5+iQfI/B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jawusAAAADbAAAADwAAAAAAAAAAAAAAAACcAgAAZHJz&#10;L2Rvd25yZXYueG1sUEsFBgAAAAAEAAQA9wAAAIkDAAAAAA==&#10;">
                    <v:imagedata r:id="rId12" o:title=""/>
                    <v:path arrowok="t"/>
                  </v:shape>
                  <v:shape id="Picture 13" o:spid="_x0000_s1029" type="#_x0000_t75" style="position:absolute;left:9366088;top:109918;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w&#10;l5bBAAAA2wAAAA8AAABkcnMvZG93bnJldi54bWxET9uKwjAQfRf2H8Is+KbpekOqURZlQV/Uqh8w&#10;NGNbbCa1yda6X78RBN/mcK4zX7amFA3VrrCs4KsfgSBOrS44U3A+/fSmIJxH1lhaJgUPcrBcfHTm&#10;GGt754Sao89ECGEXo4Lc+yqW0qU5GXR9WxEH7mJrgz7AOpO6xnsIN6UcRNFEGiw4NORY0Sqn9Hr8&#10;NQquN9n8TUfb/WFvk/SQNRXt1mOlup/t9wyEp9a/xS/3Rof5Q3j+Eg6Qi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dwl5bBAAAA2wAAAA8AAAAAAAAAAAAAAAAAnAIAAGRy&#10;cy9kb3ducmV2LnhtbFBLBQYAAAAABAAEAPcAAACKAwAAAAA=&#10;">
                    <v:imagedata r:id="rId13" o:title=""/>
                    <v:path arrowok="t"/>
                  </v:shape>
                  <v:shape id="Picture 14" o:spid="_x0000_s1030" type="#_x0000_t75" style="position:absolute;left:5520309;top:2037574;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j&#10;86TCAAAA2wAAAA8AAABkcnMvZG93bnJldi54bWxET01rAjEQvRf8D2EK3mpilbLdGkUKBal46CpI&#10;b8Nm3KxuJssm1e2/N4LgbR7vc2aL3jXiTF2oPWsYjxQI4tKbmisNu+3XSwYiRGSDjWfS8E8BFvPB&#10;0wxz4y/8Q+ciViKFcMhRg42xzaUMpSWHYeRb4sQdfOcwJthV0nR4SeGuka9KvUmHNacGiy19WipP&#10;xZ/T8DvOjpn6Rr8+vE/2drU5ngq11Xr43C8/QETq40N8d69Mmj+F2y/pADm/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4/OkwgAAANsAAAAPAAAAAAAAAAAAAAAAAJwCAABk&#10;cnMvZG93bnJldi54bWxQSwUGAAAAAAQABAD3AAAAiwMAAAAA&#10;">
                    <v:imagedata r:id="rId15" o:title=""/>
                    <v:path arrowok="t"/>
                  </v:shape>
                  <w10:anchorlock/>
                </v:group>
              </w:pict>
            </mc:Fallback>
          </mc:AlternateContent>
        </w:r>
      </w:del>
    </w:p>
    <w:p w14:paraId="18D6F2C7" w14:textId="179E1B60"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Figure 2: BPT Diagram</w:t>
      </w:r>
      <w:r w:rsidR="000D020C">
        <w:rPr>
          <w:rFonts w:ascii="Times New Roman" w:eastAsia="Times New Roman" w:hAnsi="Times New Roman" w:cs="Times New Roman"/>
        </w:rPr>
        <w:t>,</w:t>
      </w:r>
      <w:r>
        <w:rPr>
          <w:rFonts w:ascii="Times New Roman" w:eastAsia="Times New Roman" w:hAnsi="Times New Roman" w:cs="Times New Roman"/>
        </w:rPr>
        <w:t xml:space="preserve"> Temperature Diagnostic diagram </w:t>
      </w:r>
      <w:r w:rsidR="000D020C">
        <w:rPr>
          <w:rFonts w:ascii="Times New Roman" w:eastAsia="Times New Roman" w:hAnsi="Times New Roman" w:cs="Times New Roman"/>
        </w:rPr>
        <w:t xml:space="preserve">and </w:t>
      </w:r>
      <w:proofErr w:type="spellStart"/>
      <w:r w:rsidR="00315DBD">
        <w:rPr>
          <w:rFonts w:ascii="Times New Roman" w:eastAsia="Times New Roman" w:hAnsi="Times New Roman" w:cs="Times New Roman"/>
        </w:rPr>
        <w:t>n</w:t>
      </w:r>
      <w:r w:rsidR="00315DBD">
        <w:rPr>
          <w:rFonts w:ascii="Times New Roman" w:eastAsia="Times New Roman" w:hAnsi="Times New Roman" w:cs="Times New Roman"/>
          <w:vertAlign w:val="subscript"/>
        </w:rPr>
        <w:t>H</w:t>
      </w:r>
      <w:proofErr w:type="spellEnd"/>
      <w:r w:rsidR="00315DBD">
        <w:rPr>
          <w:rFonts w:ascii="Times New Roman" w:eastAsia="Times New Roman" w:hAnsi="Times New Roman" w:cs="Times New Roman"/>
        </w:rPr>
        <w:t xml:space="preserve"> diagnostic diagram </w:t>
      </w:r>
      <w:r>
        <w:rPr>
          <w:rFonts w:ascii="Times New Roman" w:eastAsia="Times New Roman" w:hAnsi="Times New Roman" w:cs="Times New Roman"/>
        </w:rPr>
        <w:t xml:space="preserve">with a model featuring 1 &lt;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H</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&lt; 4 and -3.5 &lt; log U &lt; -0.5</w:t>
      </w:r>
      <w:r w:rsidR="001C31A3">
        <w:rPr>
          <w:rFonts w:ascii="Times New Roman" w:eastAsia="Times New Roman" w:hAnsi="Times New Roman" w:cs="Times New Roman"/>
        </w:rPr>
        <w:t xml:space="preserve">. </w:t>
      </w:r>
      <w:r w:rsidR="00005051">
        <w:rPr>
          <w:rFonts w:ascii="Times New Roman" w:eastAsia="Times New Roman" w:hAnsi="Times New Roman" w:cs="Times New Roman"/>
        </w:rPr>
        <w:t>Data is categorized into low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&lt; 1.17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573A10">
        <w:rPr>
          <w:rFonts w:ascii="Times New Roman" w:eastAsia="Times New Roman" w:hAnsi="Times New Roman" w:cs="Times New Roman"/>
        </w:rPr>
        <w:t xml:space="preserve"> K), mid (1.17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&lt;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&lt; 1.54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and high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sidRPr="00F94384">
        <w:rPr>
          <w:rFonts w:ascii="Times New Roman" w:eastAsia="Times New Roman" w:hAnsi="Times New Roman" w:cs="Times New Roman"/>
        </w:rPr>
        <w:t xml:space="preserve"> </w:t>
      </w:r>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&gt; 1.54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temperatures, and galaxy types are determined according to </w:t>
      </w:r>
      <w:proofErr w:type="spellStart"/>
      <w:r w:rsidR="00005051">
        <w:rPr>
          <w:rFonts w:ascii="Times New Roman" w:eastAsia="Times New Roman" w:hAnsi="Times New Roman" w:cs="Times New Roman"/>
        </w:rPr>
        <w:t>Kewley</w:t>
      </w:r>
      <w:proofErr w:type="spellEnd"/>
      <w:r w:rsidR="00573A10">
        <w:rPr>
          <w:rFonts w:ascii="Times New Roman" w:eastAsia="Times New Roman" w:hAnsi="Times New Roman" w:cs="Times New Roman"/>
        </w:rPr>
        <w:t xml:space="preserve"> et al. </w:t>
      </w:r>
      <w:r w:rsidR="00005051">
        <w:rPr>
          <w:rFonts w:ascii="Times New Roman" w:eastAsia="Times New Roman" w:hAnsi="Times New Roman" w:cs="Times New Roman"/>
        </w:rPr>
        <w:t xml:space="preserve"> 2006.</w:t>
      </w:r>
    </w:p>
    <w:p w14:paraId="63F04C31" w14:textId="77777777" w:rsidR="00496657" w:rsidRDefault="00496657" w:rsidP="00DB143E">
      <w:pPr>
        <w:rPr>
          <w:ins w:id="56" w:author="Emmett Jenkins" w:date="2019-05-02T22:07:00Z"/>
          <w:rFonts w:ascii="Times New Roman" w:eastAsia="Times New Roman" w:hAnsi="Times New Roman" w:cs="Times New Roman"/>
        </w:rPr>
      </w:pPr>
    </w:p>
    <w:p w14:paraId="4389101B" w14:textId="527169AF" w:rsidR="009A4000" w:rsidDel="00496657" w:rsidRDefault="000B4429" w:rsidP="00DB143E">
      <w:pPr>
        <w:rPr>
          <w:del w:id="57" w:author="Emmett Jenkins" w:date="2019-05-02T22:07:00Z"/>
          <w:rFonts w:ascii="Times New Roman" w:eastAsia="Times New Roman" w:hAnsi="Times New Roman" w:cs="Times New Roman"/>
        </w:rPr>
      </w:pPr>
      <w:del w:id="58" w:author="Emmett Jenkins" w:date="2019-05-02T22:07:00Z">
        <w:r w:rsidDel="00496657">
          <w:rPr>
            <w:rFonts w:ascii="Times New Roman" w:eastAsia="Times New Roman" w:hAnsi="Times New Roman" w:cs="Times New Roman"/>
          </w:rPr>
          <w:delText>Separate legends from plot</w:delText>
        </w:r>
      </w:del>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5E29103B"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proofErr w:type="spellStart"/>
      <w:r w:rsidR="00F520F8">
        <w:rPr>
          <w:rFonts w:ascii="Times New Roman" w:eastAsia="Times New Roman" w:hAnsi="Times New Roman" w:cs="Times New Roman"/>
        </w:rPr>
        <w:t>collisionally</w:t>
      </w:r>
      <w:proofErr w:type="spellEnd"/>
      <w:r w:rsidR="00F520F8">
        <w:rPr>
          <w:rFonts w:ascii="Times New Roman" w:eastAsia="Times New Roman" w:hAnsi="Times New Roman" w:cs="Times New Roman"/>
        </w:rPr>
        <w:t xml:space="preserve"> excite but then radiate away that energy through photon emission, causing the </w:t>
      </w:r>
      <w:proofErr w:type="spellStart"/>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proofErr w:type="spellEnd"/>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log(-3.5) to log(-0.5) in 0.5 steps. </w:t>
      </w:r>
      <w:r w:rsidR="00A87D1F">
        <w:rPr>
          <w:rFonts w:ascii="Times New Roman" w:eastAsia="Times New Roman" w:hAnsi="Times New Roman" w:cs="Times New Roman"/>
        </w:rPr>
        <w:t>We set log(</w:t>
      </w:r>
      <w:proofErr w:type="spellStart"/>
      <w:r w:rsidR="00A87D1F">
        <w:rPr>
          <w:rFonts w:ascii="Times New Roman" w:eastAsia="Times New Roman" w:hAnsi="Times New Roman" w:cs="Times New Roman"/>
        </w:rPr>
        <w:t>n</w:t>
      </w:r>
      <w:r w:rsidR="00A87D1F">
        <w:rPr>
          <w:rFonts w:ascii="Times New Roman" w:eastAsia="Times New Roman" w:hAnsi="Times New Roman" w:cs="Times New Roman"/>
          <w:vertAlign w:val="subscript"/>
        </w:rPr>
        <w:t>H</w:t>
      </w:r>
      <w:proofErr w:type="spellEnd"/>
      <w:r w:rsidR="00A87D1F">
        <w:rPr>
          <w:rFonts w:ascii="Times New Roman" w:eastAsia="Times New Roman" w:hAnsi="Times New Roman" w:cs="Times New Roman"/>
        </w:rPr>
        <w:t>) [cm</w:t>
      </w:r>
      <w:r w:rsidR="00A87D1F">
        <w:rPr>
          <w:rFonts w:ascii="Times New Roman" w:eastAsia="Times New Roman" w:hAnsi="Times New Roman" w:cs="Times New Roman"/>
          <w:vertAlign w:val="superscript"/>
        </w:rPr>
        <w:t>-3</w:t>
      </w:r>
      <w:r w:rsidR="00A87D1F">
        <w:rPr>
          <w:rFonts w:ascii="Times New Roman" w:eastAsia="Times New Roman" w:hAnsi="Times New Roman" w:cs="Times New Roman"/>
        </w:rPr>
        <w:t xml:space="preserve">] = 2.4 because this value </w:t>
      </w:r>
      <w:r w:rsidR="00573A10">
        <w:rPr>
          <w:rFonts w:ascii="Times New Roman" w:eastAsia="Times New Roman" w:hAnsi="Times New Roman" w:cs="Times New Roman"/>
        </w:rPr>
        <w:t xml:space="preserve">represents the approximate mean value of hydrogen density </w:t>
      </w:r>
      <w:r w:rsidR="00A87D1F">
        <w:rPr>
          <w:rFonts w:ascii="Times New Roman" w:eastAsia="Times New Roman" w:hAnsi="Times New Roman" w:cs="Times New Roman"/>
        </w:rPr>
        <w:t xml:space="preserve">of AGN </w:t>
      </w:r>
      <w:r w:rsidR="00E76C89">
        <w:rPr>
          <w:rFonts w:ascii="Times New Roman" w:eastAsia="Times New Roman" w:hAnsi="Times New Roman" w:cs="Times New Roman"/>
        </w:rPr>
        <w:t>in our</w:t>
      </w:r>
      <w:r w:rsidR="00A87D1F">
        <w:rPr>
          <w:rFonts w:ascii="Times New Roman" w:eastAsia="Times New Roman" w:hAnsi="Times New Roman" w:cs="Times New Roman"/>
        </w:rPr>
        <w:t xml:space="preserve"> </w:t>
      </w:r>
      <w:proofErr w:type="spellStart"/>
      <w:r w:rsidR="00A87D1F">
        <w:rPr>
          <w:rFonts w:ascii="Times New Roman" w:eastAsia="Times New Roman" w:hAnsi="Times New Roman" w:cs="Times New Roman"/>
        </w:rPr>
        <w:t>n</w:t>
      </w:r>
      <w:r w:rsidR="00A87D1F">
        <w:rPr>
          <w:rFonts w:ascii="Times New Roman" w:eastAsia="Times New Roman" w:hAnsi="Times New Roman" w:cs="Times New Roman"/>
          <w:vertAlign w:val="subscript"/>
        </w:rPr>
        <w:t>H</w:t>
      </w:r>
      <w:proofErr w:type="spellEnd"/>
      <w:r w:rsidR="00A87D1F">
        <w:rPr>
          <w:rFonts w:ascii="Times New Roman" w:eastAsia="Times New Roman" w:hAnsi="Times New Roman" w:cs="Times New Roman"/>
        </w:rPr>
        <w:t xml:space="preserve"> vs. U models (</w:t>
      </w:r>
      <w:r w:rsidR="00E76C89">
        <w:rPr>
          <w:rFonts w:ascii="Times New Roman" w:eastAsia="Times New Roman" w:hAnsi="Times New Roman" w:cs="Times New Roman"/>
        </w:rPr>
        <w:t>see Figure 2c</w:t>
      </w:r>
      <w:r w:rsidR="00A87D1F">
        <w:rPr>
          <w:rFonts w:ascii="Times New Roman" w:eastAsia="Times New Roman" w:hAnsi="Times New Roman" w:cs="Times New Roman"/>
        </w:rPr>
        <w:t xml:space="preserve">). </w:t>
      </w:r>
      <w:r>
        <w:rPr>
          <w:rFonts w:ascii="Times New Roman" w:eastAsia="Times New Roman" w:hAnsi="Times New Roman" w:cs="Times New Roman"/>
        </w:rPr>
        <w:t xml:space="preserve">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r w:rsidR="00040D0F">
        <w:rPr>
          <w:rFonts w:ascii="Times New Roman" w:eastAsia="Times New Roman" w:hAnsi="Times New Roman" w:cs="Times New Roman"/>
        </w:rPr>
        <w:t>and our metallicity diagnostic</w:t>
      </w:r>
      <w:r w:rsidR="004C26B8">
        <w:rPr>
          <w:rFonts w:ascii="Times New Roman" w:eastAsia="Times New Roman" w:hAnsi="Times New Roman" w:cs="Times New Roman"/>
        </w:rPr>
        <w:t>. 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w:t>
      </w:r>
      <w:r w:rsidR="005E1416">
        <w:rPr>
          <w:rFonts w:ascii="Times New Roman" w:eastAsia="Times New Roman" w:hAnsi="Times New Roman" w:cs="Times New Roman"/>
        </w:rPr>
        <w:t xml:space="preserve">the </w:t>
      </w:r>
      <w:r w:rsidR="00040D0F">
        <w:rPr>
          <w:rFonts w:ascii="Times New Roman" w:eastAsia="Times New Roman" w:hAnsi="Times New Roman" w:cs="Times New Roman"/>
        </w:rPr>
        <w:t>highest temperature AGN</w:t>
      </w:r>
      <w:r w:rsidR="00A87D1F">
        <w:rPr>
          <w:rFonts w:ascii="Times New Roman" w:eastAsia="Times New Roman" w:hAnsi="Times New Roman" w:cs="Times New Roman"/>
        </w:rPr>
        <w:t>.</w:t>
      </w:r>
    </w:p>
    <w:p w14:paraId="3FBA5E13" w14:textId="77777777" w:rsidR="00D24023" w:rsidRDefault="00D24023" w:rsidP="00DB143E">
      <w:pPr>
        <w:rPr>
          <w:rFonts w:ascii="Times New Roman" w:eastAsia="Times New Roman" w:hAnsi="Times New Roman" w:cs="Times New Roman"/>
        </w:rPr>
      </w:pPr>
    </w:p>
    <w:p w14:paraId="6BB7E195" w14:textId="48EB20DC" w:rsidR="00D24023" w:rsidRPr="00040D0F" w:rsidRDefault="00CC4D53" w:rsidP="00DB143E">
      <w:pPr>
        <w:rPr>
          <w:rFonts w:ascii="Times New Roman" w:eastAsia="Times New Roman" w:hAnsi="Times New Roman" w:cs="Times New Roman"/>
        </w:rPr>
      </w:pPr>
      <w:ins w:id="59" w:author="Emmett Jenkins" w:date="2019-05-02T22:06:00Z">
        <w:r w:rsidRPr="00CC4D53">
          <w:rPr>
            <w:rFonts w:ascii="Times New Roman" w:eastAsia="Times New Roman" w:hAnsi="Times New Roman" w:cs="Times New Roman"/>
            <w:noProof/>
          </w:rPr>
          <mc:AlternateContent>
            <mc:Choice Requires="wpg">
              <w:drawing>
                <wp:inline distT="0" distB="0" distL="0" distR="0" wp14:anchorId="7F587E32" wp14:editId="5B7A569D">
                  <wp:extent cx="5943600" cy="1911957"/>
                  <wp:effectExtent l="0" t="0" r="0" b="0"/>
                  <wp:docPr id="45" name="Group 1"/>
                  <wp:cNvGraphicFramePr/>
                  <a:graphic xmlns:a="http://schemas.openxmlformats.org/drawingml/2006/main">
                    <a:graphicData uri="http://schemas.microsoft.com/office/word/2010/wordprocessingGroup">
                      <wpg:wgp>
                        <wpg:cNvGrpSpPr/>
                        <wpg:grpSpPr>
                          <a:xfrm>
                            <a:off x="0" y="0"/>
                            <a:ext cx="5943600" cy="1911957"/>
                            <a:chOff x="0" y="0"/>
                            <a:chExt cx="11482747" cy="3694176"/>
                          </a:xfrm>
                        </wpg:grpSpPr>
                        <wpg:grpSp>
                          <wpg:cNvPr id="46" name="Group 46"/>
                          <wpg:cNvGrpSpPr/>
                          <wpg:grpSpPr>
                            <a:xfrm>
                              <a:off x="0" y="0"/>
                              <a:ext cx="9720072" cy="3694176"/>
                              <a:chOff x="0" y="0"/>
                              <a:chExt cx="9720072" cy="3694176"/>
                            </a:xfrm>
                          </wpg:grpSpPr>
                          <pic:pic xmlns:pic="http://schemas.openxmlformats.org/drawingml/2006/picture">
                            <pic:nvPicPr>
                              <pic:cNvPr id="47" name="Picture 47"/>
                              <pic:cNvPicPr>
                                <a:picLocks noChangeAspect="1"/>
                              </pic:cNvPicPr>
                            </pic:nvPicPr>
                            <pic:blipFill>
                              <a:blip r:embed="rId16"/>
                              <a:stretch>
                                <a:fillRect/>
                              </a:stretch>
                            </pic:blipFill>
                            <pic:spPr>
                              <a:xfrm>
                                <a:off x="0" y="0"/>
                                <a:ext cx="9720072" cy="3694176"/>
                              </a:xfrm>
                              <a:prstGeom prst="rect">
                                <a:avLst/>
                              </a:prstGeom>
                            </pic:spPr>
                          </pic:pic>
                          <wpg:grpSp>
                            <wpg:cNvPr id="48" name="Group 48"/>
                            <wpg:cNvGrpSpPr/>
                            <wpg:grpSpPr>
                              <a:xfrm>
                                <a:off x="1013018" y="2179591"/>
                                <a:ext cx="5021365" cy="781157"/>
                                <a:chOff x="1013018" y="2179591"/>
                                <a:chExt cx="5021365" cy="781157"/>
                              </a:xfrm>
                            </wpg:grpSpPr>
                            <pic:pic xmlns:pic="http://schemas.openxmlformats.org/drawingml/2006/picture">
                              <pic:nvPicPr>
                                <pic:cNvPr id="49" name="Picture 49"/>
                                <pic:cNvPicPr>
                                  <a:picLocks noChangeAspect="1"/>
                                </pic:cNvPicPr>
                              </pic:nvPicPr>
                              <pic:blipFill>
                                <a:blip r:embed="rId14"/>
                                <a:stretch>
                                  <a:fillRect/>
                                </a:stretch>
                              </pic:blipFill>
                              <pic:spPr>
                                <a:xfrm>
                                  <a:off x="5556588" y="2179591"/>
                                  <a:ext cx="477795" cy="781157"/>
                                </a:xfrm>
                                <a:prstGeom prst="rect">
                                  <a:avLst/>
                                </a:prstGeom>
                              </pic:spPr>
                            </pic:pic>
                            <pic:pic xmlns:pic="http://schemas.openxmlformats.org/drawingml/2006/picture">
                              <pic:nvPicPr>
                                <pic:cNvPr id="50" name="Picture 50"/>
                                <pic:cNvPicPr>
                                  <a:picLocks noChangeAspect="1"/>
                                </pic:cNvPicPr>
                              </pic:nvPicPr>
                              <pic:blipFill rotWithShape="1">
                                <a:blip r:embed="rId17"/>
                                <a:srcRect l="-4806"/>
                                <a:stretch/>
                              </pic:blipFill>
                              <pic:spPr>
                                <a:xfrm>
                                  <a:off x="1013018" y="2192652"/>
                                  <a:ext cx="503530" cy="768096"/>
                                </a:xfrm>
                                <a:prstGeom prst="rect">
                                  <a:avLst/>
                                </a:prstGeom>
                              </pic:spPr>
                            </pic:pic>
                          </wpg:grpSp>
                        </wpg:grpSp>
                        <wpg:grpSp>
                          <wpg:cNvPr id="51" name="Group 51"/>
                          <wpg:cNvGrpSpPr/>
                          <wpg:grpSpPr>
                            <a:xfrm>
                              <a:off x="9983432" y="228523"/>
                              <a:ext cx="1499315" cy="2732225"/>
                              <a:chOff x="9983432" y="228523"/>
                              <a:chExt cx="1499315" cy="2732225"/>
                            </a:xfrm>
                          </wpg:grpSpPr>
                          <pic:pic xmlns:pic="http://schemas.openxmlformats.org/drawingml/2006/picture">
                            <pic:nvPicPr>
                              <pic:cNvPr id="52" name="Picture 52"/>
                              <pic:cNvPicPr>
                                <a:picLocks noChangeAspect="1"/>
                              </pic:cNvPicPr>
                            </pic:nvPicPr>
                            <pic:blipFill>
                              <a:blip r:embed="rId10"/>
                              <a:stretch>
                                <a:fillRect/>
                              </a:stretch>
                            </pic:blipFill>
                            <pic:spPr>
                              <a:xfrm>
                                <a:off x="9986904" y="228523"/>
                                <a:ext cx="1495843" cy="1719905"/>
                              </a:xfrm>
                              <a:prstGeom prst="rect">
                                <a:avLst/>
                              </a:prstGeom>
                            </pic:spPr>
                          </pic:pic>
                          <pic:pic xmlns:pic="http://schemas.openxmlformats.org/drawingml/2006/picture">
                            <pic:nvPicPr>
                              <pic:cNvPr id="53" name="Picture 53"/>
                              <pic:cNvPicPr>
                                <a:picLocks noChangeAspect="1"/>
                              </pic:cNvPicPr>
                            </pic:nvPicPr>
                            <pic:blipFill>
                              <a:blip r:embed="rId9"/>
                              <a:stretch>
                                <a:fillRect/>
                              </a:stretch>
                            </pic:blipFill>
                            <pic:spPr>
                              <a:xfrm>
                                <a:off x="9983432" y="1948428"/>
                                <a:ext cx="1499315" cy="1012320"/>
                              </a:xfrm>
                              <a:prstGeom prst="rect">
                                <a:avLst/>
                              </a:prstGeom>
                            </pic:spPr>
                          </pic:pic>
                        </wpg:grpSp>
                      </wpg:wgp>
                    </a:graphicData>
                  </a:graphic>
                </wp:inline>
              </w:drawing>
            </mc:Choice>
            <mc:Fallback xmlns:mv="urn:schemas-microsoft-com:mac:vml" xmlns:mo="http://schemas.microsoft.com/office/mac/office/2008/main">
              <w:pict>
                <v:group w14:anchorId="18710D53" id="Group 1" o:spid="_x0000_s1026" style="width:468pt;height:150.55pt;mso-position-horizontal-relative:char;mso-position-vertical-relative:line" coordsize="11482747,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">
                  <v:group id="Group 46" o:spid="_x0000_s1027" style="position:absolute;width:9720072;height:3694176" coordsize="9720072,36941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Picture 47" o:spid="_x0000_s1028"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ji&#10;dRnEAAAA2wAAAA8AAABkcnMvZG93bnJldi54bWxEj0FrwkAUhO8F/8PyhF6K2ShtldRVRCz0Wiua&#10;3B7Z100w+zZk1yT++26h0OMwM98w6+1oG9FT52vHCuZJCoK4dLpmo+D09T5bgfABWWPjmBTcycN2&#10;M3lYY6bdwJ/UH4MREcI+QwVVCG0mpS8rsugT1xJH79t1FkOUnZG6wyHCbSMXafoqLdYcFypsaV9R&#10;eT3erILm6WJy2tXnfJ/np5floTCHe6HU43TcvYEINIb/8F/7Qyt4XsLvl/gD5OY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jidRnEAAAA2wAAAA8AAAAAAAAAAAAAAAAAnAIA&#10;AGRycy9kb3ducmV2LnhtbFBLBQYAAAAABAAEAPcAAACNAwAAAAA=&#10;">
                      <v:imagedata r:id="rId18" o:title=""/>
                      <v:path arrowok="t"/>
                    </v:shape>
                    <v:group id="Group 48" o:spid="_x0000_s1029" style="position:absolute;left:1013018;top:2179591;width:5021365;height:781157" coordorigin="1013018,2179591"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EBwwAAANsAAAAPAAAAZHJzL2Rvd25yZXYueG1sRE/LasJAFN0L/YfhFroz&#10;k7RaSnQUCW3pQgSTQnF3yVyTYOZOyEzz+HtnUejycN7b/WRaMVDvGssKkigGQVxa3XCl4Lv4WL6B&#10;cB5ZY2uZFMzkYL97WGwx1XbkMw25r0QIYZeigtr7LpXSlTUZdJHtiAN3tb1BH2BfSd3jGMJNK5/j&#10;+FUabDg01NhRVlN5y3+Ngs8Rx8NL8j4cb9dsvhTr088xIaWeHqfDBoSnyf+L/9xfWsEq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D44QHDAAAA2wAAAA8A&#10;AAAAAAAAAAAAAAAAqQIAAGRycy9kb3ducmV2LnhtbFBLBQYAAAAABAAEAPoAAACZAwAAAAA=&#10;">
                      <v:shape id="Picture 49" o:spid="_x0000_s1030" type="#_x0000_t75" style="position:absolute;left:5556588;top:2179591;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R&#10;cyfEAAAA2wAAAA8AAABkcnMvZG93bnJldi54bWxEj0FrAjEUhO+C/yE8oTdNbIusq1GkUJAWD64F&#10;8fbYPDerm5dlk+r235tCocdhZr5hluveNeJGXag9a5hOFAji0puaKw1fh/dxBiJEZIONZ9LwQwHW&#10;q+Fgibnxd97TrYiVSBAOOWqwMba5lKG05DBMfEucvLPvHMYku0qaDu8J7hr5rNRMOqw5LVhs6c1S&#10;eS2+nYbTNLtk6gP953n+crTb3eVaqIPWT6N+swARqY//4b/21mh4ncPvl/QD5O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ZRcyfEAAAA2wAAAA8AAAAAAAAAAAAAAAAAnAIA&#10;AGRycy9kb3ducmV2LnhtbFBLBQYAAAAABAAEAPcAAACNAwAAAAA=&#10;">
                        <v:imagedata r:id="rId15" o:title=""/>
                        <v:path arrowok="t"/>
                      </v:shape>
                      <v:shape id="Picture 50" o:spid="_x0000_s1031" type="#_x0000_t75" style="position:absolute;left:1013018;top:2192652;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6E&#10;fI6+AAAA2wAAAA8AAABkcnMvZG93bnJldi54bWxET8uKwjAU3QvzD+EK7myqM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6EfI6+AAAA2wAAAA8AAAAAAAAAAAAAAAAAnAIAAGRycy9k&#10;b3ducmV2LnhtbFBLBQYAAAAABAAEAPcAAACHAwAAAAA=&#10;">
                        <v:imagedata r:id="rId19" o:title="" cropleft="-3150f"/>
                        <v:path arrowok="t"/>
                      </v:shape>
                    </v:group>
                  </v:group>
                  <v:group id="Group 51" o:spid="_x0000_s1032" style="position:absolute;left:9983432;top:228523;width:1499315;height:2732225" coordorigin="9983432,228523" coordsize="1499315,27322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 id="Picture 52" o:spid="_x0000_s1033" type="#_x0000_t75" style="position:absolute;left:9986904;top:228523;width:1495843;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5W&#10;i83EAAAA2wAAAA8AAABkcnMvZG93bnJldi54bWxEj9FqwkAURN+F/sNyC77pRlEJqauIpdC+GJP2&#10;Ay7Z2ySYvRuz25j69a4g+DjMzBlmvR1MI3rqXG1ZwWwagSAurK65VPDz/TGJQTiPrLGxTAr+ycF2&#10;8zJaY6LthTPqc1+KAGGXoILK+zaR0hUVGXRT2xIH79d2Bn2QXSl1h5cAN42cR9FKGqw5LFTY0r6i&#10;4pT/GQWns+yv8eIrPaY2K45l39LhfanU+HXYvYHwNPhn+NH+1AqWc7h/CT9Ab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5Wi83EAAAA2wAAAA8AAAAAAAAAAAAAAAAAnAIA&#10;AGRycy9kb3ducmV2LnhtbFBLBQYAAAAABAAEAPcAAACNAwAAAAA=&#10;">
                      <v:imagedata r:id="rId13" o:title=""/>
                      <v:path arrowok="t"/>
                    </v:shape>
                    <v:shape id="Picture 53" o:spid="_x0000_s1034" type="#_x0000_t75" style="position:absolute;left:9983432;top:1948428;width:1499315;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sQ&#10;rOHDAAAA2wAAAA8AAABkcnMvZG93bnJldi54bWxEj0+LwjAUxO8LfofwBG9ranVFqlFEWF3Qi3/A&#10;66N5NsXmpTRZrX76jbDgcZiZ3zCzRWsrcaPGl44VDPoJCOLc6ZILBafj9+cEhA/IGivHpOBBHhbz&#10;zscMM+3uvKfbIRQiQthnqMCEUGdS+tyQRd93NXH0Lq6xGKJsCqkbvEe4rWSaJGNpseS4YLCmlaH8&#10;evi1Cq72vByfjulutEm3QT7z0c6snVK9brucggjUhnf4v/2jFXwN4fUl/gA5/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xCs4cMAAADbAAAADwAAAAAAAAAAAAAAAACcAgAA&#10;ZHJzL2Rvd25yZXYueG1sUEsFBgAAAAAEAAQA9wAAAIwDAAAAAA==&#10;">
                      <v:imagedata r:id="rId12" o:title=""/>
                      <v:path arrowok="t"/>
                    </v:shape>
                  </v:group>
                  <w10:anchorlock/>
                </v:group>
              </w:pict>
            </mc:Fallback>
          </mc:AlternateContent>
        </w:r>
      </w:ins>
      <w:del w:id="60" w:author="Emmett Jenkins" w:date="2019-05-02T22:06:00Z">
        <w:r w:rsidR="002D1862" w:rsidRPr="00CE3173" w:rsidDel="00CC4D53">
          <w:rPr>
            <w:rFonts w:ascii="Times New Roman" w:eastAsia="Times New Roman" w:hAnsi="Times New Roman" w:cs="Times New Roman"/>
            <w:noProof/>
          </w:rPr>
          <mc:AlternateContent>
            <mc:Choice Requires="wpg">
              <w:drawing>
                <wp:inline distT="0" distB="0" distL="0" distR="0" wp14:anchorId="1B83A20F" wp14:editId="518DD806">
                  <wp:extent cx="5943600" cy="2008827"/>
                  <wp:effectExtent l="0" t="0" r="0" b="0"/>
                  <wp:docPr id="2" name="Group 1"/>
                  <wp:cNvGraphicFramePr/>
                  <a:graphic xmlns:a="http://schemas.openxmlformats.org/drawingml/2006/main">
                    <a:graphicData uri="http://schemas.microsoft.com/office/word/2010/wordprocessingGroup">
                      <wpg:wgp>
                        <wpg:cNvGrpSpPr/>
                        <wpg:grpSpPr>
                          <a:xfrm>
                            <a:off x="0" y="0"/>
                            <a:ext cx="5943600" cy="2008827"/>
                            <a:chOff x="0" y="0"/>
                            <a:chExt cx="10929450" cy="3694176"/>
                          </a:xfrm>
                        </wpg:grpSpPr>
                        <pic:pic xmlns:pic="http://schemas.openxmlformats.org/drawingml/2006/picture">
                          <pic:nvPicPr>
                            <pic:cNvPr id="3" name="Picture 3"/>
                            <pic:cNvPicPr>
                              <a:picLocks/>
                            </pic:cNvPicPr>
                          </pic:nvPicPr>
                          <pic:blipFill>
                            <a:blip r:embed="rId20"/>
                            <a:stretch>
                              <a:fillRect/>
                            </a:stretch>
                          </pic:blipFill>
                          <pic:spPr>
                            <a:xfrm>
                              <a:off x="0" y="0"/>
                              <a:ext cx="9720072" cy="3694176"/>
                            </a:xfrm>
                            <a:prstGeom prst="rect">
                              <a:avLst/>
                            </a:prstGeom>
                          </pic:spPr>
                        </pic:pic>
                        <wpg:grpSp>
                          <wpg:cNvPr id="4" name="Group 4"/>
                          <wpg:cNvGrpSpPr/>
                          <wpg:grpSpPr>
                            <a:xfrm>
                              <a:off x="999183" y="2193523"/>
                              <a:ext cx="5021365" cy="781157"/>
                              <a:chOff x="999183" y="2193523"/>
                              <a:chExt cx="5021365" cy="781157"/>
                            </a:xfrm>
                          </wpg:grpSpPr>
                          <pic:pic xmlns:pic="http://schemas.openxmlformats.org/drawingml/2006/picture">
                            <pic:nvPicPr>
                              <pic:cNvPr id="5" name="Picture 5"/>
                              <pic:cNvPicPr>
                                <a:picLocks noChangeAspect="1"/>
                              </pic:cNvPicPr>
                            </pic:nvPicPr>
                            <pic:blipFill>
                              <a:blip r:embed="rId14"/>
                              <a:stretch>
                                <a:fillRect/>
                              </a:stretch>
                            </pic:blipFill>
                            <pic:spPr>
                              <a:xfrm>
                                <a:off x="5542753" y="2193523"/>
                                <a:ext cx="477795" cy="781157"/>
                              </a:xfrm>
                              <a:prstGeom prst="rect">
                                <a:avLst/>
                              </a:prstGeom>
                            </pic:spPr>
                          </pic:pic>
                          <pic:pic xmlns:pic="http://schemas.openxmlformats.org/drawingml/2006/picture">
                            <pic:nvPicPr>
                              <pic:cNvPr id="6" name="Picture 6"/>
                              <pic:cNvPicPr>
                                <a:picLocks noChangeAspect="1"/>
                              </pic:cNvPicPr>
                            </pic:nvPicPr>
                            <pic:blipFill rotWithShape="1">
                              <a:blip r:embed="rId17"/>
                              <a:srcRect l="-4806"/>
                              <a:stretch/>
                            </pic:blipFill>
                            <pic:spPr>
                              <a:xfrm>
                                <a:off x="999183" y="2206584"/>
                                <a:ext cx="503530" cy="768096"/>
                              </a:xfrm>
                              <a:prstGeom prst="rect">
                                <a:avLst/>
                              </a:prstGeom>
                            </pic:spPr>
                          </pic:pic>
                        </wpg:grpSp>
                        <pic:pic xmlns:pic="http://schemas.openxmlformats.org/drawingml/2006/picture">
                          <pic:nvPicPr>
                            <pic:cNvPr id="7" name="Picture 7"/>
                            <pic:cNvPicPr>
                              <a:picLocks noChangeAspect="1"/>
                            </pic:cNvPicPr>
                          </pic:nvPicPr>
                          <pic:blipFill>
                            <a:blip r:embed="rId10"/>
                            <a:stretch>
                              <a:fillRect/>
                            </a:stretch>
                          </pic:blipFill>
                          <pic:spPr>
                            <a:xfrm>
                              <a:off x="9387204" y="242455"/>
                              <a:ext cx="1542246" cy="1719905"/>
                            </a:xfrm>
                            <a:prstGeom prst="rect">
                              <a:avLst/>
                            </a:prstGeom>
                          </pic:spPr>
                        </pic:pic>
                        <pic:pic xmlns:pic="http://schemas.openxmlformats.org/drawingml/2006/picture">
                          <pic:nvPicPr>
                            <pic:cNvPr id="9" name="Picture 9"/>
                            <pic:cNvPicPr>
                              <a:picLocks noChangeAspect="1"/>
                            </pic:cNvPicPr>
                          </pic:nvPicPr>
                          <pic:blipFill>
                            <a:blip r:embed="rId9"/>
                            <a:stretch>
                              <a:fillRect/>
                            </a:stretch>
                          </pic:blipFill>
                          <pic:spPr>
                            <a:xfrm>
                              <a:off x="9383624" y="1962360"/>
                              <a:ext cx="1545826" cy="1012320"/>
                            </a:xfrm>
                            <a:prstGeom prst="rect">
                              <a:avLst/>
                            </a:prstGeom>
                          </pic:spPr>
                        </pic:pic>
                      </wpg:wgp>
                    </a:graphicData>
                  </a:graphic>
                </wp:inline>
              </w:drawing>
            </mc:Choice>
            <mc:Fallback xmlns:mv="urn:schemas-microsoft-com:mac:vml" xmlns:mo="http://schemas.microsoft.com/office/mac/office/2008/main">
              <w:pict>
                <v:group w14:anchorId="659C77F3" id="Group 1" o:spid="_x0000_s1026" style="width:468pt;height:158.2pt;mso-position-horizontal-relative:char;mso-position-vertical-relative:line" coordsize="10929450,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">
                  <v:shape id="Picture 3"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m&#10;wzjDAAAA2gAAAA8AAABkcnMvZG93bnJldi54bWxEj09rAjEUxO8Fv0N4gjfNWkuxW7MiUsEWenAV&#10;Sm+PzXP/uHkJm6jrtzcFocdhZn7DLJa9acWFOl9bVjCdJCCIC6trLhUc9pvxHIQPyBpby6TgRh6W&#10;2eBpgam2V97RJQ+liBD2KSqoQnCplL6oyKCfWEccvaPtDIYou1LqDq8Rblr5nCSv0mDNcaFCR+uK&#10;ilN+NgrWTePC1+cbFofv/iOnl9nPr2OlRsN+9Q4iUB/+w4/2ViuYwd+VeANkd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bDOMMAAADaAAAADwAAAAAAAAAAAAAAAACcAgAA&#10;ZHJzL2Rvd25yZXYueG1sUEsFBgAAAAAEAAQA9wAAAIwDAAAAAA==&#10;">
                    <v:imagedata r:id="rId21" o:title=""/>
                    <v:path arrowok="t"/>
                    <o:lock v:ext="edit" aspectratio="f"/>
                  </v:shape>
                  <v:group id="Group 4" o:spid="_x0000_s1028" style="position:absolute;left:999183;top:2193523;width:5021365;height:781157" coordorigin="999183,2193523"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Picture 5" o:spid="_x0000_s1029" type="#_x0000_t75" style="position:absolute;left:5542753;top:2193523;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3c&#10;lKLDAAAA2gAAAA8AAABkcnMvZG93bnJldi54bWxEj0FrAjEUhO8F/0N4BW81sWLZbo0ihYJUPHQV&#10;pLfH5rlZ3bwsm1S3/94IgsdhZr5hZoveNeJMXag9axiPFAji0puaKw277ddLBiJEZIONZ9LwTwEW&#10;88HTDHPjL/xD5yJWIkE45KjBxtjmUobSksMw8i1x8g6+cxiT7CppOrwkuGvkq1Jv0mHNacFiS5+W&#10;ylPx5zT8jrNjpr7Rrw/vk71dbY6nQm21Hj73yw8Qkfr4CN/bK6NhCrcr6QbI+R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yUosMAAADaAAAADwAAAAAAAAAAAAAAAACcAgAA&#10;ZHJzL2Rvd25yZXYueG1sUEsFBgAAAAAEAAQA9wAAAIwDAAAAAA==&#10;">
                      <v:imagedata r:id="rId15" o:title=""/>
                      <v:path arrowok="t"/>
                    </v:shape>
                    <v:shape id="Picture 6" o:spid="_x0000_s1030" type="#_x0000_t75" style="position:absolute;left:999183;top:2206584;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3&#10;mYbAAAAA2gAAAA8AAABkcnMvZG93bnJldi54bWxEj81qwzAQhO+FvIPYQG6NnB5C61oOIRDI1Uku&#10;vS3S1ja2VsaS//r0USDQ4zAz3zDZYbatGKn3tWMFu20Cglg7U3Op4H47v3+C8AHZYOuYFCzk4ZCv&#10;3jJMjZu4oPEaShEh7FNUUIXQpVJ6XZFFv3UdcfR+XW8xRNmX0vQ4Rbht5UeS7KXFmuNChR2dKtLN&#10;dbAKBl3q+zIsDbeFb25ff5P/sUelNuv5+A0i0Bz+w6/2xSjYw/NKvAEy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3eZhsAAAADaAAAADwAAAAAAAAAAAAAAAACcAgAAZHJz&#10;L2Rvd25yZXYueG1sUEsFBgAAAAAEAAQA9wAAAIkDAAAAAA==&#10;">
                      <v:imagedata r:id="rId19" o:title="" cropleft="-3150f"/>
                      <v:path arrowok="t"/>
                    </v:shape>
                  </v:group>
                  <v:shape id="Picture 7" o:spid="_x0000_s1031" type="#_x0000_t75" style="position:absolute;left:9387204;top:242455;width:1542246;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I&#10;a9vCAAAA2gAAAA8AAABkcnMvZG93bnJldi54bWxEj92KwjAUhO+FfYdwFrzTdMU/qlEWZUFv1KoP&#10;cGiObbE5qU221n36jSB4OczMN8x82ZpSNFS7wrKCr34Egji1uuBMwfn005uCcB5ZY2mZFDzIwXLx&#10;0ZljrO2dE2qOPhMBwi5GBbn3VSylS3My6Pq2Ig7exdYGfZB1JnWN9wA3pRxE0VgaLDgs5FjRKqf0&#10;evw1Cq432fxNh9v9YW+T9JA1Fe3WI6W6n+33DISn1r/Dr/ZGK5jA80q4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CGvbwgAAANoAAAAPAAAAAAAAAAAAAAAAAJwCAABk&#10;cnMvZG93bnJldi54bWxQSwUGAAAAAAQABAD3AAAAiwMAAAAA&#10;">
                    <v:imagedata r:id="rId13" o:title=""/>
                    <v:path arrowok="t"/>
                  </v:shape>
                  <v:shape id="Picture 9" o:spid="_x0000_s1032" type="#_x0000_t75" style="position:absolute;left:9383624;top:1962360;width:1545826;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K&#10;DA3CAAAA2gAAAA8AAABkcnMvZG93bnJldi54bWxEj0+LwjAUxO8LfofwBG9rahFZq1FE8A/oZVXw&#10;+mieTbF5KU3Uup9+Iwgeh5n5DTOdt7YSd2p86VjBoJ+AIM6dLrlQcDquvn9A+ICssXJMCp7kYT7r&#10;fE0x0+7Bv3Q/hEJECPsMFZgQ6kxKnxuy6PuuJo7exTUWQ5RNIXWDjwi3lUyTZCQtlhwXDNa0NJRf&#10;Dzer4GrPi9HpmO6Hm3QX5F8+3Ju1U6rXbRcTEIHa8Am/21utYAyvK/EGyN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CgwNwgAAANoAAAAPAAAAAAAAAAAAAAAAAJwCAABk&#10;cnMvZG93bnJldi54bWxQSwUGAAAAAAQABAD3AAAAiwMAAAAA&#10;">
                    <v:imagedata r:id="rId12" o:title=""/>
                    <v:path arrowok="t"/>
                  </v:shape>
                  <w10:anchorlock/>
                </v:group>
              </w:pict>
            </mc:Fallback>
          </mc:AlternateContent>
        </w:r>
      </w:del>
    </w:p>
    <w:p w14:paraId="421B2533" w14:textId="42A9BA5C" w:rsidR="00FA3816" w:rsidRPr="00F94384" w:rsidRDefault="009A4000" w:rsidP="00CA0250">
      <w:pPr>
        <w:rPr>
          <w:rFonts w:ascii="Times New Roman" w:eastAsia="Times New Roman" w:hAnsi="Times New Roman" w:cs="Times New Roman"/>
        </w:rPr>
      </w:pPr>
      <w:r>
        <w:rPr>
          <w:rFonts w:ascii="Times New Roman" w:eastAsia="Times New Roman" w:hAnsi="Times New Roman" w:cs="Times New Roman"/>
        </w:rPr>
        <w:t>Figure 3: BPT Diagram and Temperature Diagnostic diagram with models featuring 0.5 &lt; Z &lt; 5 and -3.5 &lt; log U &lt; -0.5.</w:t>
      </w:r>
      <w:r w:rsidR="00877ACA">
        <w:rPr>
          <w:rFonts w:ascii="Times New Roman" w:eastAsia="Times New Roman" w:hAnsi="Times New Roman" w:cs="Times New Roman"/>
        </w:rPr>
        <w:t xml:space="preserve"> </w:t>
      </w:r>
      <w:r w:rsidR="00FA3816">
        <w:rPr>
          <w:rFonts w:ascii="Times New Roman" w:eastAsia="Times New Roman" w:hAnsi="Times New Roman" w:cs="Times New Roman"/>
        </w:rPr>
        <w:t xml:space="preserve">The observational data points follow the same </w:t>
      </w:r>
      <w:r w:rsidR="00343C67">
        <w:rPr>
          <w:rFonts w:ascii="Times New Roman" w:eastAsia="Times New Roman" w:hAnsi="Times New Roman" w:cs="Times New Roman"/>
        </w:rPr>
        <w:t>classification and temperature criteria</w:t>
      </w:r>
      <w:r w:rsidR="00FA3816">
        <w:rPr>
          <w:rFonts w:ascii="Times New Roman" w:eastAsia="Times New Roman" w:hAnsi="Times New Roman" w:cs="Times New Roman"/>
        </w:rPr>
        <w:t xml:space="preserve"> a</w:t>
      </w:r>
      <w:r w:rsidR="001C31A3">
        <w:rPr>
          <w:rFonts w:ascii="Times New Roman" w:eastAsia="Times New Roman" w:hAnsi="Times New Roman" w:cs="Times New Roman"/>
        </w:rPr>
        <w:t>s</w:t>
      </w:r>
      <w:r w:rsidR="00FA3816">
        <w:rPr>
          <w:rFonts w:ascii="Times New Roman" w:eastAsia="Times New Roman" w:hAnsi="Times New Roman" w:cs="Times New Roman"/>
        </w:rPr>
        <w:t xml:space="preserve"> Fig. 2</w:t>
      </w:r>
      <w:del w:id="61" w:author="Emmett Jenkins" w:date="2019-05-02T22:07:00Z">
        <w:r w:rsidR="00FA3816" w:rsidDel="00496657">
          <w:rPr>
            <w:rFonts w:ascii="Times New Roman" w:eastAsia="Times New Roman" w:hAnsi="Times New Roman" w:cs="Times New Roman"/>
          </w:rPr>
          <w:delText>.</w:delText>
        </w:r>
        <w:r w:rsidR="00E04E09" w:rsidDel="00496657">
          <w:rPr>
            <w:rFonts w:ascii="Times New Roman" w:eastAsia="Times New Roman" w:hAnsi="Times New Roman" w:cs="Times New Roman"/>
          </w:rPr>
          <w:delText xml:space="preserve"> Bring down thickness to same as Figure 2</w:delText>
        </w:r>
      </w:del>
      <w:ins w:id="62" w:author="Emmett Jenkins" w:date="2019-05-02T22:07:00Z">
        <w:r w:rsidR="00496657">
          <w:rPr>
            <w:rFonts w:ascii="Times New Roman" w:eastAsia="Times New Roman" w:hAnsi="Times New Roman" w:cs="Times New Roman"/>
          </w:rPr>
          <w:t>.</w:t>
        </w:r>
      </w:ins>
    </w:p>
    <w:p w14:paraId="037A29E0" w14:textId="078901E0" w:rsidR="009971F6" w:rsidRDefault="009971F6" w:rsidP="00CA0250">
      <w:pPr>
        <w:rPr>
          <w:rFonts w:ascii="Times New Roman" w:eastAsia="Times New Roman" w:hAnsi="Times New Roman" w:cs="Times New Roman"/>
          <w:i/>
        </w:rPr>
      </w:pPr>
    </w:p>
    <w:p w14:paraId="2DA2ACB0" w14:textId="77777777" w:rsidR="00EF6BA9" w:rsidRDefault="00EF6BA9"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19982D80" w:rsidR="00040D0F" w:rsidRDefault="00040D0F" w:rsidP="00CA0250">
      <w:pPr>
        <w:rPr>
          <w:rFonts w:ascii="Times New Roman" w:eastAsia="Times New Roman" w:hAnsi="Times New Roman" w:cs="Times New Roman"/>
        </w:rPr>
      </w:pPr>
      <w:r>
        <w:rPr>
          <w:rFonts w:ascii="Times New Roman" w:eastAsia="Times New Roman" w:hAnsi="Times New Roman" w:cs="Times New Roman"/>
        </w:rPr>
        <w:lastRenderedPageBreak/>
        <w:tab/>
        <w:t xml:space="preserve">Our </w:t>
      </w:r>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r w:rsidR="00F94384">
        <w:rPr>
          <w:rFonts w:ascii="Times New Roman" w:eastAsia="Times New Roman" w:hAnsi="Times New Roman" w:cs="Times New Roman"/>
        </w:rPr>
        <w:t xml:space="preserve">We set log(U) = -1.5 because that value fell in the middle of our AGN in the BPT Diagram of our </w:t>
      </w:r>
      <w:proofErr w:type="spellStart"/>
      <w:r w:rsidR="00F94384">
        <w:rPr>
          <w:rFonts w:ascii="Times New Roman" w:eastAsia="Times New Roman" w:hAnsi="Times New Roman" w:cs="Times New Roman"/>
        </w:rPr>
        <w:t>n</w:t>
      </w:r>
      <w:r w:rsidR="00F94384">
        <w:rPr>
          <w:rFonts w:ascii="Times New Roman" w:eastAsia="Times New Roman" w:hAnsi="Times New Roman" w:cs="Times New Roman"/>
          <w:vertAlign w:val="subscript"/>
        </w:rPr>
        <w:t>H</w:t>
      </w:r>
      <w:proofErr w:type="spellEnd"/>
      <w:r w:rsidR="00F94384">
        <w:rPr>
          <w:rFonts w:ascii="Times New Roman" w:eastAsia="Times New Roman" w:hAnsi="Times New Roman" w:cs="Times New Roman"/>
        </w:rPr>
        <w:t xml:space="preserve"> and U models.</w:t>
      </w:r>
      <w:r w:rsidR="005E1416">
        <w:rPr>
          <w:rFonts w:ascii="Times New Roman" w:eastAsia="Times New Roman" w:hAnsi="Times New Roman" w:cs="Times New Roman"/>
        </w:rPr>
        <w:t xml:space="preserve"> The </w:t>
      </w:r>
      <w:r>
        <w:rPr>
          <w:rFonts w:ascii="Times New Roman" w:eastAsia="Times New Roman" w:hAnsi="Times New Roman" w:cs="Times New Roman"/>
        </w:rPr>
        <w:t xml:space="preserve">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r w:rsidR="00711C3F">
        <w:rPr>
          <w:rFonts w:ascii="Segoe UI Symbol" w:hAnsi="Segoe UI Symbol" w:cs="Segoe UI Symbol"/>
          <w:color w:val="222222"/>
          <w:shd w:val="clear" w:color="auto" w:fill="F8F9FA"/>
        </w:rPr>
        <w:t>.</w:t>
      </w:r>
      <w:r w:rsidR="005E1416">
        <w:rPr>
          <w:rFonts w:ascii="Segoe UI Symbol" w:hAnsi="Segoe UI Symbol" w:cs="Segoe UI Symbol"/>
          <w:color w:val="222222"/>
          <w:shd w:val="clear" w:color="auto" w:fill="F8F9FA"/>
        </w:rPr>
        <w:t xml:space="preserve"> </w:t>
      </w:r>
      <w:r>
        <w:rPr>
          <w:rFonts w:ascii="Times New Roman" w:eastAsia="Times New Roman" w:hAnsi="Times New Roman" w:cs="Times New Roman"/>
        </w:rPr>
        <w:t xml:space="preserve">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r w:rsidR="007A07CD">
        <w:rPr>
          <w:rFonts w:ascii="Times New Roman" w:eastAsia="Times New Roman" w:hAnsi="Times New Roman" w:cs="Times New Roman"/>
        </w:rPr>
        <w:t xml:space="preserve"> [</w:t>
      </w:r>
      <w:del w:id="63" w:author="Emmett Jenkins" w:date="2019-05-02T22:16:00Z">
        <w:r w:rsidR="007A07CD" w:rsidDel="00774E9B">
          <w:rPr>
            <w:rFonts w:ascii="Times New Roman" w:eastAsia="Times New Roman" w:hAnsi="Times New Roman" w:cs="Times New Roman"/>
          </w:rPr>
          <w:delText>mention the maxed out sim and that we still couldn’t hit most of the high te data which hints at another excitation mechanism</w:delText>
        </w:r>
      </w:del>
      <w:ins w:id="64" w:author="Emmett Jenkins" w:date="2019-05-02T22:16:00Z">
        <w:r w:rsidR="00774E9B">
          <w:rPr>
            <w:rFonts w:ascii="Times New Roman" w:eastAsia="Times New Roman" w:hAnsi="Times New Roman" w:cs="Times New Roman"/>
          </w:rPr>
          <w:t xml:space="preserve">mention the maxed out sim and that we still couldn’t hit most of the high </w:t>
        </w:r>
        <w:proofErr w:type="spellStart"/>
        <w:r w:rsidR="00774E9B">
          <w:rPr>
            <w:rFonts w:ascii="Times New Roman" w:eastAsia="Times New Roman" w:hAnsi="Times New Roman" w:cs="Times New Roman"/>
          </w:rPr>
          <w:t>te</w:t>
        </w:r>
        <w:proofErr w:type="spellEnd"/>
        <w:r w:rsidR="00774E9B">
          <w:rPr>
            <w:rFonts w:ascii="Times New Roman" w:eastAsia="Times New Roman" w:hAnsi="Times New Roman" w:cs="Times New Roman"/>
          </w:rPr>
          <w:t xml:space="preserve"> data which hints at another excitation mechanism</w:t>
        </w:r>
      </w:ins>
      <w:r w:rsidR="007A07CD">
        <w:rPr>
          <w:rFonts w:ascii="Times New Roman" w:eastAsia="Times New Roman" w:hAnsi="Times New Roman" w:cs="Times New Roman"/>
        </w:rPr>
        <w:t>]</w:t>
      </w:r>
      <w:ins w:id="65" w:author="Emmett Jenkins" w:date="2019-05-02T22:16:00Z">
        <w:r w:rsidR="00774E9B">
          <w:rPr>
            <w:rFonts w:ascii="Times New Roman" w:eastAsia="Times New Roman" w:hAnsi="Times New Roman" w:cs="Times New Roman"/>
          </w:rPr>
          <w:t xml:space="preserve"> I had this note in here from our last meeting but not sure how I should word this – I’m a bit confused on why this hints at another excitation mechanism.</w:t>
        </w:r>
      </w:ins>
      <w:ins w:id="66" w:author="Chris Richardson" w:date="2019-05-05T11:28:00Z">
        <w:r w:rsidR="00A84426">
          <w:rPr>
            <w:rFonts w:ascii="Times New Roman" w:eastAsia="Times New Roman" w:hAnsi="Times New Roman" w:cs="Times New Roman"/>
          </w:rPr>
          <w:t xml:space="preserve"> </w:t>
        </w:r>
        <w:r w:rsidR="00001427">
          <w:rPr>
            <w:rFonts w:ascii="Times New Roman" w:eastAsia="Times New Roman" w:hAnsi="Times New Roman" w:cs="Times New Roman"/>
          </w:rPr>
          <w:t>[</w:t>
        </w:r>
      </w:ins>
      <w:ins w:id="67" w:author="Chris Richardson" w:date="2019-05-05T11:50:00Z">
        <w:r w:rsidR="00001427">
          <w:rPr>
            <w:rFonts w:ascii="Times New Roman" w:eastAsia="Times New Roman" w:hAnsi="Times New Roman" w:cs="Times New Roman"/>
          </w:rPr>
          <w:t>T</w:t>
        </w:r>
      </w:ins>
      <w:ins w:id="68" w:author="Chris Richardson" w:date="2019-05-05T11:51:00Z">
        <w:r w:rsidR="00001427">
          <w:rPr>
            <w:rFonts w:ascii="Times New Roman" w:eastAsia="Times New Roman" w:hAnsi="Times New Roman" w:cs="Times New Roman"/>
          </w:rPr>
          <w:t xml:space="preserve">here are still even higher temperature AGN that can’t be explained using these parameters so there must be something else exciting the gas </w:t>
        </w:r>
      </w:ins>
      <w:ins w:id="69" w:author="Chris Richardson" w:date="2019-05-05T11:52:00Z">
        <w:r w:rsidR="00001427">
          <w:rPr>
            <w:rFonts w:ascii="Times New Roman" w:eastAsia="Times New Roman" w:hAnsi="Times New Roman" w:cs="Times New Roman"/>
          </w:rPr>
          <w:t>clouds]</w:t>
        </w:r>
      </w:ins>
    </w:p>
    <w:p w14:paraId="5A838A73" w14:textId="3AAED3A0" w:rsidR="00AD3127" w:rsidRDefault="00496657" w:rsidP="00CA0250">
      <w:pPr>
        <w:rPr>
          <w:rFonts w:ascii="Times New Roman" w:eastAsia="Times New Roman" w:hAnsi="Times New Roman" w:cs="Times New Roman"/>
        </w:rPr>
      </w:pPr>
      <w:ins w:id="70" w:author="Emmett Jenkins" w:date="2019-05-02T22:07:00Z">
        <w:r w:rsidRPr="00496657">
          <w:rPr>
            <w:rFonts w:ascii="Times New Roman" w:eastAsia="Times New Roman" w:hAnsi="Times New Roman" w:cs="Times New Roman"/>
            <w:noProof/>
          </w:rPr>
          <mc:AlternateContent>
            <mc:Choice Requires="wpg">
              <w:drawing>
                <wp:inline distT="0" distB="0" distL="0" distR="0" wp14:anchorId="5FF979D7" wp14:editId="7C41D007">
                  <wp:extent cx="5943600" cy="1935180"/>
                  <wp:effectExtent l="0" t="0" r="0" b="0"/>
                  <wp:docPr id="55" name="Group 1"/>
                  <wp:cNvGraphicFramePr/>
                  <a:graphic xmlns:a="http://schemas.openxmlformats.org/drawingml/2006/main">
                    <a:graphicData uri="http://schemas.microsoft.com/office/word/2010/wordprocessingGroup">
                      <wpg:wgp>
                        <wpg:cNvGrpSpPr/>
                        <wpg:grpSpPr>
                          <a:xfrm>
                            <a:off x="0" y="0"/>
                            <a:ext cx="5943600" cy="1935180"/>
                            <a:chOff x="0" y="0"/>
                            <a:chExt cx="11345393" cy="3694176"/>
                          </a:xfrm>
                        </wpg:grpSpPr>
                        <wpg:grpSp>
                          <wpg:cNvPr id="56" name="Group 56"/>
                          <wpg:cNvGrpSpPr/>
                          <wpg:grpSpPr>
                            <a:xfrm>
                              <a:off x="0" y="0"/>
                              <a:ext cx="9720072" cy="3694176"/>
                              <a:chOff x="0" y="0"/>
                              <a:chExt cx="9720072" cy="3694176"/>
                            </a:xfrm>
                          </wpg:grpSpPr>
                          <pic:pic xmlns:pic="http://schemas.openxmlformats.org/drawingml/2006/picture">
                            <pic:nvPicPr>
                              <pic:cNvPr id="57" name="Picture 57"/>
                              <pic:cNvPicPr>
                                <a:picLocks noChangeAspect="1"/>
                              </pic:cNvPicPr>
                            </pic:nvPicPr>
                            <pic:blipFill>
                              <a:blip r:embed="rId22"/>
                              <a:stretch>
                                <a:fillRect/>
                              </a:stretch>
                            </pic:blipFill>
                            <pic:spPr>
                              <a:xfrm>
                                <a:off x="0" y="0"/>
                                <a:ext cx="9720072" cy="3694176"/>
                              </a:xfrm>
                              <a:prstGeom prst="rect">
                                <a:avLst/>
                              </a:prstGeom>
                            </pic:spPr>
                          </pic:pic>
                          <pic:pic xmlns:pic="http://schemas.openxmlformats.org/drawingml/2006/picture">
                            <pic:nvPicPr>
                              <pic:cNvPr id="58" name="Picture 58"/>
                              <pic:cNvPicPr>
                                <a:picLocks noChangeAspect="1"/>
                              </pic:cNvPicPr>
                            </pic:nvPicPr>
                            <pic:blipFill>
                              <a:blip r:embed="rId23"/>
                              <a:stretch>
                                <a:fillRect/>
                              </a:stretch>
                            </pic:blipFill>
                            <pic:spPr>
                              <a:xfrm>
                                <a:off x="2001228" y="2049988"/>
                                <a:ext cx="624060" cy="835010"/>
                              </a:xfrm>
                              <a:prstGeom prst="rect">
                                <a:avLst/>
                              </a:prstGeom>
                            </pic:spPr>
                          </pic:pic>
                          <pic:pic xmlns:pic="http://schemas.openxmlformats.org/drawingml/2006/picture">
                            <pic:nvPicPr>
                              <pic:cNvPr id="59" name="Picture 59"/>
                              <pic:cNvPicPr>
                                <a:picLocks noChangeAspect="1"/>
                              </pic:cNvPicPr>
                            </pic:nvPicPr>
                            <pic:blipFill rotWithShape="1">
                              <a:blip r:embed="rId17"/>
                              <a:srcRect l="-4806"/>
                              <a:stretch/>
                            </pic:blipFill>
                            <pic:spPr>
                              <a:xfrm>
                                <a:off x="4250609" y="2137192"/>
                                <a:ext cx="490229" cy="747806"/>
                              </a:xfrm>
                              <a:prstGeom prst="rect">
                                <a:avLst/>
                              </a:prstGeom>
                            </pic:spPr>
                          </pic:pic>
                        </wpg:grpSp>
                        <wpg:grpSp>
                          <wpg:cNvPr id="60" name="Group 60"/>
                          <wpg:cNvGrpSpPr>
                            <a:grpSpLocks noChangeAspect="1"/>
                          </wpg:cNvGrpSpPr>
                          <wpg:grpSpPr>
                            <a:xfrm>
                              <a:off x="9954650" y="316105"/>
                              <a:ext cx="1390743" cy="2568892"/>
                              <a:chOff x="9954650" y="316105"/>
                              <a:chExt cx="1542246" cy="2848740"/>
                            </a:xfrm>
                          </wpg:grpSpPr>
                          <pic:pic xmlns:pic="http://schemas.openxmlformats.org/drawingml/2006/picture">
                            <pic:nvPicPr>
                              <pic:cNvPr id="61" name="Picture 61"/>
                              <pic:cNvPicPr>
                                <a:picLocks noChangeAspect="1"/>
                              </pic:cNvPicPr>
                            </pic:nvPicPr>
                            <pic:blipFill>
                              <a:blip r:embed="rId10"/>
                              <a:stretch>
                                <a:fillRect/>
                              </a:stretch>
                            </pic:blipFill>
                            <pic:spPr>
                              <a:xfrm>
                                <a:off x="9954650" y="316105"/>
                                <a:ext cx="1542246" cy="1832706"/>
                              </a:xfrm>
                              <a:prstGeom prst="rect">
                                <a:avLst/>
                              </a:prstGeom>
                            </pic:spPr>
                          </pic:pic>
                          <pic:pic xmlns:pic="http://schemas.openxmlformats.org/drawingml/2006/picture">
                            <pic:nvPicPr>
                              <pic:cNvPr id="62" name="Picture 62"/>
                              <pic:cNvPicPr>
                                <a:picLocks noChangeAspect="1"/>
                              </pic:cNvPicPr>
                            </pic:nvPicPr>
                            <pic:blipFill>
                              <a:blip r:embed="rId9"/>
                              <a:stretch>
                                <a:fillRect/>
                              </a:stretch>
                            </pic:blipFill>
                            <pic:spPr>
                              <a:xfrm>
                                <a:off x="9954651" y="2148811"/>
                                <a:ext cx="1542244" cy="1016034"/>
                              </a:xfrm>
                              <a:prstGeom prst="rect">
                                <a:avLst/>
                              </a:prstGeom>
                            </pic:spPr>
                          </pic:pic>
                        </wpg:grpSp>
                      </wpg:wgp>
                    </a:graphicData>
                  </a:graphic>
                </wp:inline>
              </w:drawing>
            </mc:Choice>
            <mc:Fallback xmlns:mv="urn:schemas-microsoft-com:mac:vml" xmlns:mo="http://schemas.microsoft.com/office/mac/office/2008/main">
              <w:pict>
                <v:group w14:anchorId="18C6BB3D" id="Group 1" o:spid="_x0000_s1026" style="width:468pt;height:152.4pt;mso-position-horizontal-relative:char;mso-position-vertical-relative:line" coordsize="11345393,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c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">
                  <v:group id="Group 56" o:spid="_x0000_s1027" style="position:absolute;width:9720072;height:3694176" coordsize="9720072,36941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shape id="Picture 57" o:spid="_x0000_s1028"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q&#10;8b3FAAAA2wAAAA8AAABkcnMvZG93bnJldi54bWxEj9FqwkAURN8L/YflCr41G4upNbpKFIU+FKlp&#10;PuCSvU1Cs3dDdk3i33cLhT4OM2eG2e4n04qBetdYVrCIYhDEpdUNVwqKz/PTKwjnkTW2lknBnRzs&#10;d48PW0y1HflKQ+4rEUrYpaig9r5LpXRlTQZdZDvi4H3Z3qAPsq+k7nEM5aaVz3H8Ig02HBZq7OhY&#10;U/md34yC5NAmp49yvbxk2fW9uCT5sVndlZrPpmwDwtPk/8N/9JsO3Ap+v4QfIH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7KvG9xQAAANsAAAAPAAAAAAAAAAAAAAAAAJwC&#10;AABkcnMvZG93bnJldi54bWxQSwUGAAAAAAQABAD3AAAAjgMAAAAA&#10;">
                      <v:imagedata r:id="rId24" o:title=""/>
                      <v:path arrowok="t"/>
                    </v:shape>
                    <v:shape id="Picture 58" o:spid="_x0000_s1029" type="#_x0000_t75" style="position:absolute;left:2001228;top:2049988;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uZ&#10;lonBAAAA2wAAAA8AAABkcnMvZG93bnJldi54bWxET11rwjAUfR/sP4Q78G2mDt2kGkVERYSBdmPP&#10;l+balCU3pYm2/nvzIPh4ON/zZe+suFIbas8KRsMMBHHpdc2Vgt+f7fsURIjIGq1nUnCjAMvF68sc&#10;c+07PtG1iJVIIRxyVGBibHIpQ2nIYRj6hjhxZ986jAm2ldQtdincWfmRZZ/SYc2pwWBDa0Plf3Fx&#10;Cg7F+G8Tp+vqsDer4+2rG33bnVVq8NavZiAi9fEpfrj3WsEkjU1f0g+Qiz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uZlonBAAAA2wAAAA8AAAAAAAAAAAAAAAAAnAIAAGRy&#10;cy9kb3ducmV2LnhtbFBLBQYAAAAABAAEAPcAAACKAwAAAAA=&#10;">
                      <v:imagedata r:id="rId25" o:title=""/>
                      <v:path arrowok="t"/>
                    </v:shape>
                    <v:shape id="Picture 59" o:spid="_x0000_s1030" type="#_x0000_t75" style="position:absolute;left:4250609;top:2137192;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10;1RPAAAAA2wAAAA8AAABkcnMvZG93bnJldi54bWxEj82qwjAUhPfCfYdwLrjTVEHRahS5cMGtPxt3&#10;h+TYljYnpUlt69MbQXA5zMw3zHbf20o8qPGFYwWzaQKCWDtTcKbgevmfrED4gGywckwKBvKw3/2M&#10;tpga1/GJHueQiQhhn6KCPIQ6ldLrnCz6qauJo3d3jcUQZZNJ02AX4baS8yRZSosFx4Uca/rLSZfn&#10;1ipodaavQzuUXJ18eVk/O3+zB6XGv/1hAyJQH77hT/toFCzW8P4Sf4Dcv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77VE8AAAADbAAAADwAAAAAAAAAAAAAAAACcAgAAZHJz&#10;L2Rvd25yZXYueG1sUEsFBgAAAAAEAAQA9wAAAIkDAAAAAA==&#10;">
                      <v:imagedata r:id="rId19" o:title="" cropleft="-3150f"/>
                      <v:path arrowok="t"/>
                    </v:shape>
                  </v:group>
                  <v:group id="Group 60" o:spid="_x0000_s1031" style="position:absolute;left:9954650;top:316105;width:1390743;height:2568892" coordorigin="9954650,316105" coordsize="1542246,28487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o:lock v:ext="edit" aspectratio="t"/>
                    <v:shape id="Picture 61" o:spid="_x0000_s1032" type="#_x0000_t75" style="position:absolute;left:9954650;top:316105;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o&#10;3wfCAAAA2wAAAA8AAABkcnMvZG93bnJldi54bWxEj92KwjAUhO8F3yEcwTtNFRWpRhFF0Jv19wEO&#10;zbEtNie1ibXu05uFBS+HmfmGmS8bU4iaKpdbVjDoRyCIE6tzThVcL9veFITzyBoLy6TgTQ6Wi3Zr&#10;jrG2Lz5RffapCBB2MSrIvC9jKV2SkUHXtyVx8G62MuiDrFKpK3wFuCnkMIom0mDOYSHDktYZJffz&#10;0yi4P2T9Ox3tD8eDPSXHtC7pZzNWqttpVjMQnhr/Df+3d1rBZAB/X8IPkIs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w6N8HwgAAANsAAAAPAAAAAAAAAAAAAAAAAJwCAABk&#10;cnMvZG93bnJldi54bWxQSwUGAAAAAAQABAD3AAAAiwMAAAAA&#10;">
                      <v:imagedata r:id="rId13" o:title=""/>
                      <v:path arrowok="t"/>
                    </v:shape>
                    <v:shape id="Picture 62" o:spid="_x0000_s1033" type="#_x0000_t75" style="position:absolute;left:9954651;top:214881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w&#10;w8fCAAAA2wAAAA8AAABkcnMvZG93bnJldi54bWxEj0GLwjAUhO/C/ofwBG+aWqRINYosrLuwXrSC&#10;10fztik2L6WJWvfXG0HwOMzMN8xy3dtGXKnztWMF00kCgrh0uuZKwbH4Gs9B+ICssXFMCu7kYb36&#10;GCwx1+7Ge7oeQiUihH2OCkwIbS6lLw1Z9BPXEkfvz3UWQ5RdJXWHtwi3jUyTJJMWa44LBlv6NFSe&#10;Dxer4GxPm+xYpLvZd/ob5H85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qMMPHwgAAANsAAAAPAAAAAAAAAAAAAAAAAJwCAABk&#10;cnMvZG93bnJldi54bWxQSwUGAAAAAAQABAD3AAAAiwMAAAAA&#10;">
                      <v:imagedata r:id="rId12" o:title=""/>
                      <v:path arrowok="t"/>
                    </v:shape>
                  </v:group>
                  <w10:anchorlock/>
                </v:group>
              </w:pict>
            </mc:Fallback>
          </mc:AlternateContent>
        </w:r>
      </w:ins>
      <w:del w:id="71" w:author="Emmett Jenkins" w:date="2019-05-02T22:07:00Z">
        <w:r w:rsidR="006D78EB" w:rsidRPr="00CE3173" w:rsidDel="00496657">
          <w:rPr>
            <w:rFonts w:ascii="Times New Roman" w:eastAsia="Times New Roman" w:hAnsi="Times New Roman" w:cs="Times New Roman"/>
            <w:noProof/>
          </w:rPr>
          <mc:AlternateContent>
            <mc:Choice Requires="wpg">
              <w:drawing>
                <wp:inline distT="0" distB="0" distL="0" distR="0" wp14:anchorId="4BAA574B" wp14:editId="3F352BF0">
                  <wp:extent cx="5943600" cy="1955948"/>
                  <wp:effectExtent l="0" t="0" r="0" b="0"/>
                  <wp:docPr id="15" name="Group 1"/>
                  <wp:cNvGraphicFramePr/>
                  <a:graphic xmlns:a="http://schemas.openxmlformats.org/drawingml/2006/main">
                    <a:graphicData uri="http://schemas.microsoft.com/office/word/2010/wordprocessingGroup">
                      <wpg:wgp>
                        <wpg:cNvGrpSpPr/>
                        <wpg:grpSpPr>
                          <a:xfrm>
                            <a:off x="0" y="0"/>
                            <a:ext cx="5943600" cy="1955948"/>
                            <a:chOff x="0" y="0"/>
                            <a:chExt cx="10761556" cy="3541862"/>
                          </a:xfrm>
                        </wpg:grpSpPr>
                        <pic:pic xmlns:pic="http://schemas.openxmlformats.org/drawingml/2006/picture">
                          <pic:nvPicPr>
                            <pic:cNvPr id="16" name="Picture 16"/>
                            <pic:cNvPicPr>
                              <a:picLocks noChangeAspect="1"/>
                            </pic:cNvPicPr>
                          </pic:nvPicPr>
                          <pic:blipFill>
                            <a:blip r:embed="rId26"/>
                            <a:stretch>
                              <a:fillRect/>
                            </a:stretch>
                          </pic:blipFill>
                          <pic:spPr>
                            <a:xfrm>
                              <a:off x="0" y="0"/>
                              <a:ext cx="9710928" cy="3541862"/>
                            </a:xfrm>
                            <a:prstGeom prst="rect">
                              <a:avLst/>
                            </a:prstGeom>
                          </pic:spPr>
                        </pic:pic>
                        <pic:pic xmlns:pic="http://schemas.openxmlformats.org/drawingml/2006/picture">
                          <pic:nvPicPr>
                            <pic:cNvPr id="17" name="Picture 17"/>
                            <pic:cNvPicPr>
                              <a:picLocks noChangeAspect="1"/>
                            </pic:cNvPicPr>
                          </pic:nvPicPr>
                          <pic:blipFill>
                            <a:blip r:embed="rId23"/>
                            <a:stretch>
                              <a:fillRect/>
                            </a:stretch>
                          </pic:blipFill>
                          <pic:spPr>
                            <a:xfrm>
                              <a:off x="2115853" y="1994679"/>
                              <a:ext cx="624060" cy="835010"/>
                            </a:xfrm>
                            <a:prstGeom prst="rect">
                              <a:avLst/>
                            </a:prstGeom>
                          </pic:spPr>
                        </pic:pic>
                        <pic:pic xmlns:pic="http://schemas.openxmlformats.org/drawingml/2006/picture">
                          <pic:nvPicPr>
                            <pic:cNvPr id="18" name="Picture 18"/>
                            <pic:cNvPicPr>
                              <a:picLocks noChangeAspect="1"/>
                            </pic:cNvPicPr>
                          </pic:nvPicPr>
                          <pic:blipFill rotWithShape="1">
                            <a:blip r:embed="rId17"/>
                            <a:srcRect l="-4806"/>
                            <a:stretch/>
                          </pic:blipFill>
                          <pic:spPr>
                            <a:xfrm>
                              <a:off x="4365234" y="2081883"/>
                              <a:ext cx="490229" cy="747806"/>
                            </a:xfrm>
                            <a:prstGeom prst="rect">
                              <a:avLst/>
                            </a:prstGeom>
                          </pic:spPr>
                        </pic:pic>
                        <pic:pic xmlns:pic="http://schemas.openxmlformats.org/drawingml/2006/picture">
                          <pic:nvPicPr>
                            <pic:cNvPr id="43" name="Picture 43"/>
                            <pic:cNvPicPr>
                              <a:picLocks noChangeAspect="1"/>
                            </pic:cNvPicPr>
                          </pic:nvPicPr>
                          <pic:blipFill>
                            <a:blip r:embed="rId9"/>
                            <a:stretch>
                              <a:fillRect/>
                            </a:stretch>
                          </pic:blipFill>
                          <pic:spPr>
                            <a:xfrm>
                              <a:off x="9371558" y="1969173"/>
                              <a:ext cx="1389997" cy="887106"/>
                            </a:xfrm>
                            <a:prstGeom prst="rect">
                              <a:avLst/>
                            </a:prstGeom>
                          </pic:spPr>
                        </pic:pic>
                        <pic:pic xmlns:pic="http://schemas.openxmlformats.org/drawingml/2006/picture">
                          <pic:nvPicPr>
                            <pic:cNvPr id="44" name="Picture 44"/>
                            <pic:cNvPicPr>
                              <a:picLocks noChangeAspect="1"/>
                            </pic:cNvPicPr>
                          </pic:nvPicPr>
                          <pic:blipFill>
                            <a:blip r:embed="rId10"/>
                            <a:stretch>
                              <a:fillRect/>
                            </a:stretch>
                          </pic:blipFill>
                          <pic:spPr>
                            <a:xfrm>
                              <a:off x="9371559" y="323196"/>
                              <a:ext cx="1389997" cy="1645977"/>
                            </a:xfrm>
                            <a:prstGeom prst="rect">
                              <a:avLst/>
                            </a:prstGeom>
                          </pic:spPr>
                        </pic:pic>
                      </wpg:wgp>
                    </a:graphicData>
                  </a:graphic>
                </wp:inline>
              </w:drawing>
            </mc:Choice>
            <mc:Fallback xmlns:mv="urn:schemas-microsoft-com:mac:vml" xmlns:mo="http://schemas.microsoft.com/office/mac/office/2008/main">
              <w:pict>
                <v:group w14:anchorId="42CE1523" id="Group 1" o:spid="_x0000_s1026" style="width:468pt;height:154pt;mso-position-horizontal-relative:char;mso-position-vertical-relative:line" coordsize="10761556,35418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x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">
                  <v:shape id="Picture 16" o:spid="_x0000_s1027" type="#_x0000_t75" style="position:absolute;width:9710928;height:35418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W&#10;M0/BAAAA2wAAAA8AAABkcnMvZG93bnJldi54bWxET99rwjAQfh/4P4QT9jZT6xDXGUUKwzF8scqe&#10;b8mtLWsuJclq/e+XgeDbfXw/b70dbScG8qF1rGA+y0AQa2darhWcT29PKxAhIhvsHJOCKwXYbiYP&#10;ayyMu/CRhirWIoVwKFBBE2NfSBl0QxbDzPXEift23mJM0NfSeLykcNvJPMuW0mLLqaHBnsqG9E/1&#10;axXwtfUvn8/7XdRfpc0XczyUH6jU43TcvYKINMa7+OZ+N2n+Ev5/SQfIzR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8WM0/BAAAA2wAAAA8AAAAAAAAAAAAAAAAAnAIAAGRy&#10;cy9kb3ducmV2LnhtbFBLBQYAAAAABAAEAPcAAACKAwAAAAA=&#10;">
                    <v:imagedata r:id="rId27" o:title=""/>
                    <v:path arrowok="t"/>
                  </v:shape>
                  <v:shape id="Picture 17" o:spid="_x0000_s1028" type="#_x0000_t75" style="position:absolute;left:2115853;top:1994679;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uzvBAAAA2wAAAA8AAABkcnMvZG93bnJldi54bWxET99rwjAQfhf2P4Qb7E1TZUzpjCKiQwRBq+z5&#10;aG5NWXIpTbT1v18Ggm/38f28+bJ3VtyoDbVnBeNRBoK49LrmSsHlvB3OQISIrNF6JgV3CrBcvAzm&#10;mGvf8YluRaxECuGQowITY5NLGUpDDsPIN8SJ+/Gtw5hgW0ndYpfCnZWTLPuQDmtODQYbWhsqf4ur&#10;U7Av3r83cbau9juzOt6n3fhgv6xSb6/96hNEpD4+xQ/3Tqf5U/j/JR0gF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xsuzvBAAAA2wAAAA8AAAAAAAAAAAAAAAAAnAIAAGRy&#10;cy9kb3ducmV2LnhtbFBLBQYAAAAABAAEAPcAAACKAwAAAAA=&#10;">
                    <v:imagedata r:id="rId25" o:title=""/>
                    <v:path arrowok="t"/>
                  </v:shape>
                  <v:shape id="Picture 18" o:spid="_x0000_s1029" type="#_x0000_t75" style="position:absolute;left:4365234;top:2081883;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aY&#10;yUjBAAAA2wAAAA8AAABkcnMvZG93bnJldi54bWxEj0+LwjAQxe+C3yGM4E1T9yC7XaOIIHj1z2Vv&#10;QzLbljaT0qS23U/vHIS9zfDevPeb3WH0jXpSF6vABjbrDBSxDa7iwsDjfl59gooJ2WETmAxMFOGw&#10;n892mLsw8JWet1QoCeGYo4EypTbXOtqSPMZ1aIlF+w2dxyRrV2jX4SDhvtEfWbbVHiuWhhJbOpVk&#10;61vvDfS2sI+pn2purrG+f/0N8ccfjVkuxuM3qERj+je/ry9O8AVWfpEB9P4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aYyUjBAAAA2wAAAA8AAAAAAAAAAAAAAAAAnAIAAGRy&#10;cy9kb3ducmV2LnhtbFBLBQYAAAAABAAEAPcAAACKAwAAAAA=&#10;">
                    <v:imagedata r:id="rId19" o:title="" cropleft="-3150f"/>
                    <v:path arrowok="t"/>
                  </v:shape>
                  <v:shape id="Picture 43" o:spid="_x0000_s1030" type="#_x0000_t75" style="position:absolute;left:9371558;top:1969173;width:1389997;height:8871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J&#10;OjzEAAAA2wAAAA8AAABkcnMvZG93bnJldi54bWxEj0FrwkAUhO8F/8PyhN7qpjGIRFcRwVpoLk0E&#10;r4/sazaYfRuyW5P213cLhR6HmfmG2e4n24k7Db51rOB5kYAgrp1uuVFwqU5PaxA+IGvsHJOCL/Kw&#10;380etphrN/I73cvQiAhhn6MCE0KfS+lrQxb9wvXE0ftwg8UQ5dBIPeAY4baTaZKspMWW44LBno6G&#10;6lv5aRXc7PWwulRpkZ3TtyC/66wwL06px/l02IAINIX/8F/7VSvIlvD7Jf4Aufs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7JOjzEAAAA2wAAAA8AAAAAAAAAAAAAAAAAnAIA&#10;AGRycy9kb3ducmV2LnhtbFBLBQYAAAAABAAEAPcAAACNAwAAAAA=&#10;">
                    <v:imagedata r:id="rId12" o:title=""/>
                    <v:path arrowok="t"/>
                  </v:shape>
                  <v:shape id="Picture 44" o:spid="_x0000_s1031" type="#_x0000_t75" style="position:absolute;left:9371559;top:323196;width:1389997;height:16459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sq&#10;IP/DAAAA2wAAAA8AAABkcnMvZG93bnJldi54bWxEj92KwjAUhO8F3yEcwTtNXbpLqUYRZUFv1t8H&#10;ODTHttic1CbW6tNvFha8HGbmG2a26EwlWmpcaVnBZByBIM6sLjlXcD59jxIQziNrrCyTgic5WMz7&#10;vRmm2j74QO3R5yJA2KWooPC+TqV0WUEG3djWxMG72MagD7LJpW7wEeCmkh9R9CUNlhwWCqxpVVB2&#10;Pd6NgutNtq8k3u72O3vI9nlb08/6U6nhoFtOQXjq/Dv8395oBXEMf1/CD5Dz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yog/8MAAADbAAAADwAAAAAAAAAAAAAAAACcAgAA&#10;ZHJzL2Rvd25yZXYueG1sUEsFBgAAAAAEAAQA9wAAAIwDAAAAAA==&#10;">
                    <v:imagedata r:id="rId13" o:title=""/>
                    <v:path arrowok="t"/>
                  </v:shape>
                  <w10:anchorlock/>
                </v:group>
              </w:pict>
            </mc:Fallback>
          </mc:AlternateContent>
        </w:r>
      </w:del>
    </w:p>
    <w:p w14:paraId="652839D2" w14:textId="3C661304" w:rsidR="00AD3127" w:rsidRPr="00040D0F" w:rsidRDefault="00AD3127" w:rsidP="00CA0250">
      <w:pPr>
        <w:rPr>
          <w:rFonts w:ascii="Times New Roman" w:eastAsia="Times New Roman" w:hAnsi="Times New Roman" w:cs="Times New Roman"/>
        </w:rPr>
      </w:pPr>
    </w:p>
    <w:p w14:paraId="72368CDF" w14:textId="35CC11A0"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r w:rsidR="00343C67">
        <w:rPr>
          <w:rFonts w:ascii="Times New Roman" w:eastAsia="Times New Roman" w:hAnsi="Times New Roman" w:cs="Times New Roman"/>
        </w:rPr>
        <w:t>.</w:t>
      </w:r>
      <w:r w:rsidR="00F86A22" w:rsidRPr="00F86A22">
        <w:rPr>
          <w:rFonts w:ascii="Times New Roman" w:eastAsia="Times New Roman" w:hAnsi="Times New Roman" w:cs="Times New Roman"/>
        </w:rPr>
        <w:t xml:space="preserve"> </w:t>
      </w:r>
      <w:r w:rsidR="00F86A22">
        <w:rPr>
          <w:rFonts w:ascii="Times New Roman" w:eastAsia="Times New Roman" w:hAnsi="Times New Roman" w:cs="Times New Roman"/>
        </w:rPr>
        <w:t>The observational data points follow the same classification and temperature criteria as Fig. 2.</w:t>
      </w:r>
      <w:ins w:id="72" w:author="Chris Richardson" w:date="2019-05-05T11:52:00Z">
        <w:r w:rsidR="00F713EE">
          <w:rPr>
            <w:rFonts w:ascii="Times New Roman" w:eastAsia="Times New Roman" w:hAnsi="Times New Roman" w:cs="Times New Roman"/>
          </w:rPr>
          <w:t xml:space="preserve"> [There is a </w:t>
        </w:r>
      </w:ins>
      <w:ins w:id="73" w:author="Chris Richardson" w:date="2019-05-05T11:53:00Z">
        <w:r w:rsidR="00575642">
          <w:rPr>
            <w:rFonts w:ascii="Times New Roman" w:eastAsia="Times New Roman" w:hAnsi="Times New Roman" w:cs="Times New Roman"/>
          </w:rPr>
          <w:t>metallicity grid point missing. I know that you had this same problem</w:t>
        </w:r>
      </w:ins>
      <w:ins w:id="74" w:author="Chris Richardson" w:date="2019-05-05T11:54:00Z">
        <w:r w:rsidR="00575642">
          <w:rPr>
            <w:rFonts w:ascii="Times New Roman" w:eastAsia="Times New Roman" w:hAnsi="Times New Roman" w:cs="Times New Roman"/>
          </w:rPr>
          <w:t xml:space="preserve"> twice,</w:t>
        </w:r>
      </w:ins>
      <w:ins w:id="75" w:author="Chris Richardson" w:date="2019-05-05T11:53:00Z">
        <w:r w:rsidR="00575642">
          <w:rPr>
            <w:rFonts w:ascii="Times New Roman" w:eastAsia="Times New Roman" w:hAnsi="Times New Roman" w:cs="Times New Roman"/>
          </w:rPr>
          <w:t xml:space="preserve"> during SURE</w:t>
        </w:r>
      </w:ins>
      <w:ins w:id="76" w:author="Chris Richardson" w:date="2019-05-05T11:54:00Z">
        <w:r w:rsidR="00575642">
          <w:rPr>
            <w:rFonts w:ascii="Times New Roman" w:eastAsia="Times New Roman" w:hAnsi="Times New Roman" w:cs="Times New Roman"/>
          </w:rPr>
          <w:t xml:space="preserve"> and making your AAS poster. Perhaps you’re using an outdated script or have </w:t>
        </w:r>
      </w:ins>
      <w:ins w:id="77" w:author="Chris Richardson" w:date="2019-05-05T11:55:00Z">
        <w:r w:rsidR="00374CF3">
          <w:rPr>
            <w:rFonts w:ascii="Times New Roman" w:eastAsia="Times New Roman" w:hAnsi="Times New Roman" w:cs="Times New Roman"/>
          </w:rPr>
          <w:t xml:space="preserve">in </w:t>
        </w:r>
      </w:ins>
      <w:ins w:id="78" w:author="Chris Richardson" w:date="2019-05-05T11:54:00Z">
        <w:r w:rsidR="00575642">
          <w:rPr>
            <w:rFonts w:ascii="Times New Roman" w:eastAsia="Times New Roman" w:hAnsi="Times New Roman" w:cs="Times New Roman"/>
          </w:rPr>
          <w:t>your notes how to correct it?]</w:t>
        </w:r>
      </w:ins>
    </w:p>
    <w:p w14:paraId="6829A6B1" w14:textId="77777777" w:rsidR="00343C67" w:rsidRDefault="00343C67" w:rsidP="00DE3277">
      <w:pPr>
        <w:ind w:firstLine="360"/>
      </w:pPr>
    </w:p>
    <w:p w14:paraId="20ECBD47" w14:textId="10A5690E" w:rsidR="00343C67" w:rsidRDefault="00343C67" w:rsidP="00CE3173">
      <w:pPr>
        <w:rPr>
          <w:b/>
        </w:rPr>
      </w:pPr>
      <w:r>
        <w:rPr>
          <w:b/>
        </w:rPr>
        <w:t>5. Implications and Future Work</w:t>
      </w:r>
    </w:p>
    <w:p w14:paraId="186BCB3F" w14:textId="4D4806B4" w:rsidR="00850F14" w:rsidRDefault="00F86A22" w:rsidP="00CE3173">
      <w:r>
        <w:tab/>
      </w:r>
      <w:r w:rsidR="00856351" w:rsidRPr="00856351">
        <w:t xml:space="preserve"> </w:t>
      </w:r>
      <w:ins w:id="79" w:author="Chris Richardson" w:date="2019-05-05T12:15:00Z">
        <w:r w:rsidR="0019648D">
          <w:t>[In general, replace “our” with “the” because we don’t claim ownersh</w:t>
        </w:r>
      </w:ins>
      <w:ins w:id="80" w:author="Chris Richardson" w:date="2019-05-05T12:16:00Z">
        <w:r w:rsidR="0019648D">
          <w:t xml:space="preserve">ip over the diagrams, data, etc.] </w:t>
        </w:r>
      </w:ins>
      <w:ins w:id="81" w:author="Chris Richardson" w:date="2019-05-05T12:01:00Z">
        <w:r w:rsidR="00565BF0">
          <w:t>These</w:t>
        </w:r>
      </w:ins>
      <w:del w:id="82" w:author="Chris Richardson" w:date="2019-05-05T12:01:00Z">
        <w:r w:rsidR="00856351" w:rsidDel="00565BF0">
          <w:delText>Our</w:delText>
        </w:r>
      </w:del>
      <w:r w:rsidR="00856351">
        <w:t xml:space="preserve"> simulations have given us informative results, including what parameters cannot account for the high </w:t>
      </w:r>
      <w:proofErr w:type="spellStart"/>
      <w:r w:rsidR="00856351">
        <w:rPr>
          <w:i/>
        </w:rPr>
        <w:t>T</w:t>
      </w:r>
      <w:r w:rsidR="00856351">
        <w:rPr>
          <w:i/>
          <w:vertAlign w:val="subscript"/>
        </w:rPr>
        <w:t>e</w:t>
      </w:r>
      <w:proofErr w:type="spellEnd"/>
      <w:r w:rsidR="00856351">
        <w:t xml:space="preserve"> we observe. We have shown that a combination of </w:t>
      </w:r>
      <w:proofErr w:type="spellStart"/>
      <w:r w:rsidR="00856351">
        <w:t>n</w:t>
      </w:r>
      <w:r w:rsidR="00856351">
        <w:rPr>
          <w:vertAlign w:val="subscript"/>
        </w:rPr>
        <w:t>H</w:t>
      </w:r>
      <w:proofErr w:type="spellEnd"/>
      <w:r w:rsidR="00856351">
        <w:t xml:space="preserve"> and U variation is unable to reproduce the anomalously high </w:t>
      </w:r>
      <w:proofErr w:type="spellStart"/>
      <w:r w:rsidR="00856351">
        <w:rPr>
          <w:i/>
        </w:rPr>
        <w:t>T</w:t>
      </w:r>
      <w:r w:rsidR="00856351">
        <w:rPr>
          <w:i/>
          <w:vertAlign w:val="subscript"/>
        </w:rPr>
        <w:t>e</w:t>
      </w:r>
      <w:proofErr w:type="spellEnd"/>
      <w:r w:rsidR="00856351">
        <w:t xml:space="preserve"> we see in</w:t>
      </w:r>
      <w:ins w:id="83" w:author="Chris Richardson" w:date="2019-05-05T12:01:00Z">
        <w:r w:rsidR="00565BF0">
          <w:t xml:space="preserve"> the</w:t>
        </w:r>
      </w:ins>
      <w:del w:id="84" w:author="Chris Richardson" w:date="2019-05-05T12:01:00Z">
        <w:r w:rsidR="00856351" w:rsidDel="00565BF0">
          <w:delText xml:space="preserve"> our</w:delText>
        </w:r>
      </w:del>
      <w:r w:rsidR="00856351">
        <w:t xml:space="preserve"> data, but these models can match the low temperature observations. </w:t>
      </w:r>
      <w:del w:id="85" w:author="Chris Richardson" w:date="2019-05-05T12:01:00Z">
        <w:r w:rsidR="00856351" w:rsidDel="00565BF0">
          <w:delText xml:space="preserve">Our </w:delText>
        </w:r>
      </w:del>
      <w:ins w:id="86" w:author="Chris Richardson" w:date="2019-05-05T12:01:00Z">
        <w:r w:rsidR="00565BF0">
          <w:t>The</w:t>
        </w:r>
        <w:r w:rsidR="00565BF0">
          <w:t xml:space="preserve"> </w:t>
        </w:r>
      </w:ins>
      <w:r w:rsidR="00856351">
        <w:t xml:space="preserve">temperature diagnostic diagram reveals that these models struggle to reach </w:t>
      </w:r>
      <w:r w:rsidR="00B12E13">
        <w:t>many of</w:t>
      </w:r>
      <w:r w:rsidR="00856351">
        <w:t xml:space="preserve"> the mid temperature galaxies</w:t>
      </w:r>
      <w:ins w:id="87" w:author="Chris Richardson" w:date="2019-05-05T12:00:00Z">
        <w:r w:rsidR="00565BF0">
          <w:t xml:space="preserve"> [across all levels of ionization?]</w:t>
        </w:r>
      </w:ins>
      <w:r w:rsidR="00856351">
        <w:t xml:space="preserve">. </w:t>
      </w:r>
      <w:r>
        <w:t xml:space="preserve"> </w:t>
      </w:r>
      <w:ins w:id="88" w:author="Emmett Jenkins" w:date="2019-05-02T22:09:00Z">
        <w:r w:rsidR="00774E9B">
          <w:t xml:space="preserve">In our Z and U models, we were able to match almost all of our AGN on </w:t>
        </w:r>
      </w:ins>
      <w:ins w:id="89" w:author="Chris Richardson" w:date="2019-05-05T12:00:00Z">
        <w:r w:rsidR="00565BF0">
          <w:t>the</w:t>
        </w:r>
      </w:ins>
      <w:ins w:id="90" w:author="Emmett Jenkins" w:date="2019-05-02T22:09:00Z">
        <w:del w:id="91" w:author="Chris Richardson" w:date="2019-05-05T12:00:00Z">
          <w:r w:rsidR="00774E9B" w:rsidDel="00565BF0">
            <w:delText>our</w:delText>
          </w:r>
        </w:del>
        <w:r w:rsidR="00774E9B">
          <w:t xml:space="preserve"> BPT and metallicity diagnostic diagrams, but </w:t>
        </w:r>
      </w:ins>
      <w:ins w:id="92" w:author="Chris Richardson" w:date="2019-05-05T12:05:00Z">
        <w:r w:rsidR="00565BF0">
          <w:t xml:space="preserve">the </w:t>
        </w:r>
      </w:ins>
      <w:ins w:id="93" w:author="Emmett Jenkins" w:date="2019-05-02T22:09:00Z">
        <w:del w:id="94" w:author="Chris Richardson" w:date="2019-05-05T12:05:00Z">
          <w:r w:rsidR="00774E9B" w:rsidDel="00565BF0">
            <w:delText xml:space="preserve">our </w:delText>
          </w:r>
        </w:del>
        <w:r w:rsidR="00774E9B">
          <w:t xml:space="preserve">temperature diagnostic revealed that we missed the mark on all </w:t>
        </w:r>
      </w:ins>
      <w:ins w:id="95" w:author="Chris Richardson" w:date="2019-05-05T12:05:00Z">
        <w:r w:rsidR="00565BF0">
          <w:t>the</w:t>
        </w:r>
      </w:ins>
      <w:ins w:id="96" w:author="Emmett Jenkins" w:date="2019-05-02T22:09:00Z">
        <w:del w:id="97" w:author="Chris Richardson" w:date="2019-05-05T12:05:00Z">
          <w:r w:rsidR="00774E9B" w:rsidDel="00565BF0">
            <w:delText>of our</w:delText>
          </w:r>
        </w:del>
        <w:r w:rsidR="00774E9B">
          <w:t xml:space="preserve"> high temperature and many of </w:t>
        </w:r>
      </w:ins>
      <w:ins w:id="98" w:author="Chris Richardson" w:date="2019-05-05T12:05:00Z">
        <w:r w:rsidR="00565BF0">
          <w:t>the</w:t>
        </w:r>
      </w:ins>
      <w:ins w:id="99" w:author="Emmett Jenkins" w:date="2019-05-02T22:09:00Z">
        <w:del w:id="100" w:author="Chris Richardson" w:date="2019-05-05T12:05:00Z">
          <w:r w:rsidR="00774E9B" w:rsidDel="00565BF0">
            <w:delText>our</w:delText>
          </w:r>
        </w:del>
        <w:r w:rsidR="00774E9B">
          <w:t xml:space="preserve"> mid temperature</w:t>
        </w:r>
      </w:ins>
      <w:ins w:id="101" w:author="Emmett Jenkins" w:date="2019-05-02T22:11:00Z">
        <w:r w:rsidR="00774E9B">
          <w:t xml:space="preserve"> AGN. These models show a lower </w:t>
        </w:r>
      </w:ins>
      <w:ins w:id="102" w:author="Emmett Jenkins" w:date="2019-05-02T22:12:00Z">
        <w:r w:rsidR="00774E9B">
          <w:t xml:space="preserve">ionization sensitive </w:t>
        </w:r>
      </w:ins>
      <w:ins w:id="103" w:author="Emmett Jenkins" w:date="2019-05-02T22:11:00Z">
        <w:r w:rsidR="00774E9B">
          <w:t>NII/H</w:t>
        </w:r>
      </w:ins>
      <w:ins w:id="104" w:author="Emmett Jenkins" w:date="2019-05-02T22:12:00Z">
        <w:r w:rsidR="00774E9B">
          <w:sym w:font="Symbol" w:char="F061"/>
        </w:r>
        <w:r w:rsidR="00774E9B">
          <w:t xml:space="preserve"> ratio than most of</w:t>
        </w:r>
      </w:ins>
      <w:ins w:id="105" w:author="Chris Richardson" w:date="2019-05-05T12:05:00Z">
        <w:r w:rsidR="00565BF0">
          <w:t xml:space="preserve"> the</w:t>
        </w:r>
      </w:ins>
      <w:ins w:id="106" w:author="Emmett Jenkins" w:date="2019-05-02T22:12:00Z">
        <w:del w:id="107" w:author="Chris Richardson" w:date="2019-05-05T12:05:00Z">
          <w:r w:rsidR="00774E9B" w:rsidDel="00565BF0">
            <w:delText xml:space="preserve"> our</w:delText>
          </w:r>
        </w:del>
        <w:r w:rsidR="00774E9B">
          <w:t xml:space="preserve"> data points</w:t>
        </w:r>
      </w:ins>
      <w:ins w:id="108" w:author="Emmett Jenkins" w:date="2019-05-02T22:13:00Z">
        <w:r w:rsidR="00774E9B">
          <w:t xml:space="preserve"> on the temperature diagnostic (meaning…? Also that is predominantly U sensitive, correct?</w:t>
        </w:r>
      </w:ins>
      <w:ins w:id="109" w:author="Chris Richardson" w:date="2019-05-05T12:11:00Z">
        <w:r w:rsidR="00BD5405">
          <w:t xml:space="preserve"> N I</w:t>
        </w:r>
      </w:ins>
      <w:ins w:id="110" w:author="Chris Richardson" w:date="2019-05-05T12:12:00Z">
        <w:r w:rsidR="00BD5405">
          <w:t xml:space="preserve">I/Ha is </w:t>
        </w:r>
        <w:r w:rsidR="00BD5405">
          <w:lastRenderedPageBreak/>
          <w:t>sensitive to ionization parameter and Z, but I don’t follow your sentence so we need to discuss it</w:t>
        </w:r>
      </w:ins>
      <w:ins w:id="111" w:author="Emmett Jenkins" w:date="2019-05-02T22:13:00Z">
        <w:r w:rsidR="00774E9B">
          <w:t>) Our Z vs. grain abundance models proved the most successful, matching almost half of</w:t>
        </w:r>
      </w:ins>
      <w:ins w:id="112" w:author="Chris Richardson" w:date="2019-05-05T12:15:00Z">
        <w:r w:rsidR="0019648D">
          <w:t xml:space="preserve"> the</w:t>
        </w:r>
      </w:ins>
      <w:ins w:id="113" w:author="Emmett Jenkins" w:date="2019-05-02T22:13:00Z">
        <w:del w:id="114" w:author="Chris Richardson" w:date="2019-05-05T12:15:00Z">
          <w:r w:rsidR="00774E9B" w:rsidDel="0019648D">
            <w:delText xml:space="preserve"> our</w:delText>
          </w:r>
        </w:del>
        <w:r w:rsidR="00774E9B">
          <w:t xml:space="preserve"> high </w:t>
        </w:r>
      </w:ins>
      <w:ins w:id="115" w:author="Emmett Jenkins" w:date="2019-05-02T22:14:00Z">
        <w:r w:rsidR="00774E9B">
          <w:t>temperature</w:t>
        </w:r>
      </w:ins>
      <w:ins w:id="116" w:author="Emmett Jenkins" w:date="2019-05-02T22:13:00Z">
        <w:r w:rsidR="00774E9B">
          <w:t xml:space="preserve"> </w:t>
        </w:r>
      </w:ins>
      <w:ins w:id="117" w:author="Emmett Jenkins" w:date="2019-05-02T22:14:00Z">
        <w:r w:rsidR="00774E9B">
          <w:t xml:space="preserve">data points on our temperature diagnostic, and the majority of our AGN on </w:t>
        </w:r>
      </w:ins>
      <w:ins w:id="118" w:author="Chris Richardson" w:date="2019-05-05T12:23:00Z">
        <w:r w:rsidR="00A502E4">
          <w:t xml:space="preserve">the </w:t>
        </w:r>
        <w:r w:rsidR="00FC65B9">
          <w:t>metallicity</w:t>
        </w:r>
      </w:ins>
      <w:ins w:id="119" w:author="Emmett Jenkins" w:date="2019-05-02T22:14:00Z">
        <w:del w:id="120" w:author="Chris Richardson" w:date="2019-05-05T12:23:00Z">
          <w:r w:rsidR="00774E9B" w:rsidDel="00A502E4">
            <w:delText xml:space="preserve">our </w:delText>
          </w:r>
        </w:del>
      </w:ins>
      <w:ins w:id="121" w:author="Emmett Jenkins" w:date="2019-05-02T22:15:00Z">
        <w:del w:id="122" w:author="Chris Richardson" w:date="2019-05-05T12:23:00Z">
          <w:r w:rsidR="00774E9B" w:rsidDel="00A502E4">
            <w:delText>n</w:delText>
          </w:r>
          <w:r w:rsidR="00774E9B" w:rsidDel="00A502E4">
            <w:rPr>
              <w:vertAlign w:val="subscript"/>
            </w:rPr>
            <w:delText>H</w:delText>
          </w:r>
        </w:del>
        <w:r w:rsidR="00774E9B">
          <w:t xml:space="preserve"> sensitive </w:t>
        </w:r>
      </w:ins>
      <w:ins w:id="123" w:author="Emmett Jenkins" w:date="2019-05-02T22:14:00Z">
        <w:r w:rsidR="00774E9B">
          <w:t>NII/OII diagnostic</w:t>
        </w:r>
      </w:ins>
      <w:ins w:id="124" w:author="Chris Richardson" w:date="2019-05-05T12:25:00Z">
        <w:r w:rsidR="00FC65B9">
          <w:t xml:space="preserve"> [Is this for low metallicity and high grain abundance?]</w:t>
        </w:r>
      </w:ins>
      <w:ins w:id="125" w:author="Emmett Jenkins" w:date="2019-05-02T22:14:00Z">
        <w:r w:rsidR="00774E9B">
          <w:t>.</w:t>
        </w:r>
      </w:ins>
      <w:ins w:id="126" w:author="Emmett Jenkins" w:date="2019-05-02T22:15:00Z">
        <w:r w:rsidR="00774E9B">
          <w:t xml:space="preserve"> Our BPT diagram reveals that these models also show a lower NII/H</w:t>
        </w:r>
        <w:r w:rsidR="00774E9B">
          <w:sym w:font="Symbol" w:char="F061"/>
        </w:r>
        <w:r w:rsidR="00774E9B">
          <w:t xml:space="preserve"> ratio than most of our data</w:t>
        </w:r>
      </w:ins>
      <w:ins w:id="127" w:author="Chris Richardson" w:date="2019-05-05T12:24:00Z">
        <w:r w:rsidR="00FC65B9">
          <w:t xml:space="preserve"> (I’m not sure about what the last sentence means)</w:t>
        </w:r>
      </w:ins>
      <w:ins w:id="128" w:author="Emmett Jenkins" w:date="2019-05-02T22:15:00Z">
        <w:r w:rsidR="00774E9B">
          <w:t>.</w:t>
        </w:r>
      </w:ins>
    </w:p>
    <w:p w14:paraId="141AD99E" w14:textId="77777777" w:rsidR="00FC65B9" w:rsidRDefault="00FC65B9" w:rsidP="00CE3173">
      <w:pPr>
        <w:rPr>
          <w:ins w:id="129" w:author="Chris Richardson" w:date="2019-05-05T12:24:00Z"/>
        </w:rPr>
      </w:pPr>
    </w:p>
    <w:p w14:paraId="330B6D19" w14:textId="01AB5C0D" w:rsidR="00F86A22" w:rsidRPr="00CE3173" w:rsidRDefault="00FC65B9" w:rsidP="00CE3173">
      <w:ins w:id="130" w:author="Chris Richardson" w:date="2019-05-05T12:24:00Z">
        <w:r>
          <w:t>[</w:t>
        </w:r>
      </w:ins>
      <w:ins w:id="131" w:author="Chris Richardson" w:date="2019-05-05T12:25:00Z">
        <w:r>
          <w:t xml:space="preserve">If my statement about low metallicity and high grain abundance is correct, we need to think about </w:t>
        </w:r>
      </w:ins>
      <w:ins w:id="132" w:author="Chris Richardson" w:date="2019-05-05T12:26:00Z">
        <w:r>
          <w:t>how this could actually occur. Usually, less metals would mean less grains, so why would the results indicate the opposite scenario???]</w:t>
        </w:r>
      </w:ins>
      <w:bookmarkStart w:id="133" w:name="_GoBack"/>
      <w:bookmarkEnd w:id="133"/>
      <w:del w:id="134" w:author="Chris Richardson" w:date="2019-05-05T12:25:00Z">
        <w:r w:rsidR="00F86A22" w:rsidDel="00FC65B9">
          <w:delText xml:space="preserve"> </w:delText>
        </w:r>
      </w:del>
    </w:p>
    <w:p w14:paraId="02E10419" w14:textId="2249977A" w:rsidR="00E04E09" w:rsidRPr="00E04E09" w:rsidRDefault="00E04E09" w:rsidP="00CE3173">
      <w:del w:id="135" w:author="Emmett Jenkins" w:date="2019-05-02T22:16:00Z">
        <w:r w:rsidDel="00774E9B">
          <w:delText xml:space="preserve">Summarize what’s in diagnostics, like if youre varying density, z, u, we could fit low and mid temp AGN but couldn’t fit the high Te data. Be specific about what areas of the plots weve fit and what we haven’t. Mention if we hit high te but miss parts of the BPT. </w:delText>
        </w:r>
      </w:del>
    </w:p>
    <w:p w14:paraId="41B10C8C" w14:textId="7A121851" w:rsidR="00DE3277" w:rsidRDefault="00DE3277" w:rsidP="00DE3277">
      <w:pPr>
        <w:ind w:firstLine="360"/>
      </w:pPr>
      <w:r>
        <w:t xml:space="preserve">[[[Turbulence shows interesting results because it gives high </w:t>
      </w:r>
      <w:proofErr w:type="spellStart"/>
      <w:r>
        <w:t>Te</w:t>
      </w:r>
      <w:proofErr w:type="spellEnd"/>
      <w:r>
        <w:t xml:space="preserve">, but puts the grids in the LINER category. This could be a result of turbulence being present in some clouds of an AGN NLR and causing high [OIII]4363 observations and LINER characteristics, though the turbulence doesn’t permeate through the entire NLR.]]]] </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Albareti</w:t>
      </w:r>
      <w:proofErr w:type="spellEnd"/>
      <w:r w:rsidRPr="00F94384">
        <w:rPr>
          <w:rFonts w:ascii="Times New Roman" w:hAnsi="Times New Roman" w:cs="Times New Roman"/>
          <w:color w:val="000000" w:themeColor="text1"/>
        </w:rPr>
        <w:t xml:space="preserve"> et al., 2015,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xml:space="preserve">: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et al. 1991,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w:t>
      </w:r>
      <w:proofErr w:type="spellStart"/>
      <w:r w:rsidRPr="00F94384">
        <w:rPr>
          <w:rFonts w:ascii="Times New Roman" w:hAnsi="Times New Roman" w:cs="Times New Roman"/>
          <w:color w:val="000000" w:themeColor="text1"/>
        </w:rPr>
        <w:t>Terlevich</w:t>
      </w:r>
      <w:proofErr w:type="spellEnd"/>
      <w:r w:rsidRPr="00F94384">
        <w:rPr>
          <w:rFonts w:ascii="Times New Roman" w:hAnsi="Times New Roman" w:cs="Times New Roman"/>
          <w:color w:val="000000" w:themeColor="text1"/>
        </w:rPr>
        <w:t xml:space="preserve">,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Cowie, L.L., </w:t>
      </w:r>
      <w:proofErr w:type="spellStart"/>
      <w:r w:rsidRPr="00F94384">
        <w:rPr>
          <w:rFonts w:ascii="Times New Roman" w:hAnsi="Times New Roman" w:cs="Times New Roman"/>
          <w:color w:val="000000" w:themeColor="text1"/>
        </w:rPr>
        <w:t>Songaila</w:t>
      </w:r>
      <w:proofErr w:type="spellEnd"/>
      <w:r w:rsidRPr="00F94384">
        <w:rPr>
          <w:rFonts w:ascii="Times New Roman" w:hAnsi="Times New Roman" w:cs="Times New Roman"/>
          <w:color w:val="000000" w:themeColor="text1"/>
        </w:rPr>
        <w:t>,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et al., 2013,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w:t>
      </w:r>
      <w:proofErr w:type="spellStart"/>
      <w:r w:rsidRPr="00F94384">
        <w:rPr>
          <w:rFonts w:ascii="Times New Roman" w:hAnsi="Times New Roman" w:cs="Times New Roman"/>
          <w:color w:val="000000" w:themeColor="text1"/>
        </w:rPr>
        <w:t>Netzer</w:t>
      </w:r>
      <w:proofErr w:type="spellEnd"/>
      <w:r w:rsidRPr="00F94384">
        <w:rPr>
          <w:rFonts w:ascii="Times New Roman" w:hAnsi="Times New Roman" w:cs="Times New Roman"/>
          <w:color w:val="000000" w:themeColor="text1"/>
        </w:rPr>
        <w:t xml:space="preserve">, H., 1983,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Hamann, F., </w:t>
      </w:r>
      <w:proofErr w:type="spellStart"/>
      <w:r w:rsidRPr="00F94384">
        <w:rPr>
          <w:rFonts w:ascii="Times New Roman" w:hAnsi="Times New Roman" w:cs="Times New Roman"/>
          <w:color w:val="000000" w:themeColor="text1"/>
        </w:rPr>
        <w:t>Korista</w:t>
      </w:r>
      <w:proofErr w:type="spellEnd"/>
      <w:r w:rsidRPr="00F94384">
        <w:rPr>
          <w:rFonts w:ascii="Times New Roman" w:hAnsi="Times New Roman" w:cs="Times New Roman"/>
          <w:color w:val="000000" w:themeColor="text1"/>
        </w:rPr>
        <w:t xml:space="preserve">, K.T.,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G.J., Warner, C., Baldwin, J., 2002,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Grevesse</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Asplund</w:t>
      </w:r>
      <w:proofErr w:type="spellEnd"/>
      <w:r w:rsidRPr="00F94384">
        <w:rPr>
          <w:rFonts w:ascii="Times New Roman" w:hAnsi="Times New Roman" w:cs="Times New Roman"/>
          <w:color w:val="000000" w:themeColor="text1"/>
        </w:rPr>
        <w:t xml:space="preserve">, M., </w:t>
      </w:r>
      <w:proofErr w:type="spellStart"/>
      <w:r w:rsidRPr="00F94384">
        <w:rPr>
          <w:rFonts w:ascii="Times New Roman" w:hAnsi="Times New Roman" w:cs="Times New Roman"/>
          <w:color w:val="000000" w:themeColor="text1"/>
        </w:rPr>
        <w:t>Sauval</w:t>
      </w:r>
      <w:proofErr w:type="spellEnd"/>
      <w:r w:rsidRPr="00F94384">
        <w:rPr>
          <w:rFonts w:ascii="Times New Roman" w:hAnsi="Times New Roman" w:cs="Times New Roman"/>
          <w:color w:val="000000" w:themeColor="text1"/>
        </w:rPr>
        <w:t xml:space="preserve">, A.J., Scott, P., 2010, </w:t>
      </w:r>
      <w:proofErr w:type="spellStart"/>
      <w:r w:rsidRPr="00F94384">
        <w:rPr>
          <w:rFonts w:ascii="Times New Roman" w:hAnsi="Times New Roman" w:cs="Times New Roman"/>
          <w:color w:val="000000" w:themeColor="text1"/>
        </w:rPr>
        <w:t>Ap&amp;SS</w:t>
      </w:r>
      <w:proofErr w:type="spellEnd"/>
      <w:r w:rsidRPr="00F94384">
        <w:rPr>
          <w:rFonts w:ascii="Times New Roman" w:hAnsi="Times New Roman" w:cs="Times New Roman"/>
          <w:color w:val="000000" w:themeColor="text1"/>
        </w:rPr>
        <w:t>,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Grupe</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Komossa</w:t>
      </w:r>
      <w:proofErr w:type="spellEnd"/>
      <w:r w:rsidRPr="00F94384">
        <w:rPr>
          <w:rFonts w:ascii="Times New Roman" w:hAnsi="Times New Roman" w:cs="Times New Roman"/>
          <w:color w:val="000000" w:themeColor="text1"/>
        </w:rPr>
        <w:t xml:space="preserve">, S., </w:t>
      </w:r>
      <w:proofErr w:type="spellStart"/>
      <w:r w:rsidRPr="00F94384">
        <w:rPr>
          <w:rFonts w:ascii="Times New Roman" w:hAnsi="Times New Roman" w:cs="Times New Roman"/>
          <w:color w:val="000000" w:themeColor="text1"/>
        </w:rPr>
        <w:t>Leighly</w:t>
      </w:r>
      <w:proofErr w:type="spellEnd"/>
      <w:r w:rsidRPr="00F94384">
        <w:rPr>
          <w:rFonts w:ascii="Times New Roman" w:hAnsi="Times New Roman" w:cs="Times New Roman"/>
          <w:color w:val="000000" w:themeColor="text1"/>
        </w:rPr>
        <w:t xml:space="preserve">, K., Page, K., 2010,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Kewley</w:t>
      </w:r>
      <w:proofErr w:type="spellEnd"/>
      <w:r w:rsidRPr="00F94384">
        <w:rPr>
          <w:rFonts w:ascii="Times New Roman" w:hAnsi="Times New Roman" w:cs="Times New Roman"/>
          <w:color w:val="000000" w:themeColor="text1"/>
        </w:rPr>
        <w:t>,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Indriolo</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Geballe</w:t>
      </w:r>
      <w:proofErr w:type="spellEnd"/>
      <w:r w:rsidRPr="00F94384">
        <w:rPr>
          <w:rFonts w:ascii="Times New Roman" w:hAnsi="Times New Roman" w:cs="Times New Roman"/>
          <w:color w:val="000000" w:themeColor="text1"/>
        </w:rPr>
        <w:t xml:space="preserve">, T.R., Oka, T., McCall, B.J., 2007,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rPr>
        <w:t>Komossa</w:t>
      </w:r>
      <w:proofErr w:type="spellEnd"/>
      <w:r w:rsidRPr="00F94384">
        <w:rPr>
          <w:rFonts w:ascii="Times New Roman" w:hAnsi="Times New Roman" w:cs="Times New Roman"/>
        </w:rPr>
        <w:t>,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Osterbrock</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xml:space="preserve">., Hewett, P., </w:t>
      </w:r>
      <w:proofErr w:type="spellStart"/>
      <w:r w:rsidR="00970490" w:rsidRPr="00F94384">
        <w:rPr>
          <w:rFonts w:ascii="Times New Roman" w:hAnsi="Times New Roman" w:cs="Times New Roman"/>
          <w:color w:val="000000" w:themeColor="text1"/>
        </w:rPr>
        <w:t>Ferland</w:t>
      </w:r>
      <w:proofErr w:type="spellEnd"/>
      <w:r w:rsidR="00970490" w:rsidRPr="00F94384">
        <w:rPr>
          <w:rFonts w:ascii="Times New Roman" w:hAnsi="Times New Roman" w:cs="Times New Roman"/>
          <w:color w:val="000000" w:themeColor="text1"/>
        </w:rPr>
        <w:t>,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  2013,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87C8C" w14:textId="77777777" w:rsidR="00C95693" w:rsidRDefault="00C95693" w:rsidP="00BF56C9">
      <w:r>
        <w:separator/>
      </w:r>
    </w:p>
  </w:endnote>
  <w:endnote w:type="continuationSeparator" w:id="0">
    <w:p w14:paraId="05A33EC1" w14:textId="77777777" w:rsidR="00C95693" w:rsidRDefault="00C95693"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E6EAB" w14:textId="77777777" w:rsidR="00C95693" w:rsidRDefault="00C95693" w:rsidP="00BF56C9">
      <w:r>
        <w:separator/>
      </w:r>
    </w:p>
  </w:footnote>
  <w:footnote w:type="continuationSeparator" w:id="0">
    <w:p w14:paraId="5020EA21" w14:textId="77777777" w:rsidR="00C95693" w:rsidRDefault="00C95693" w:rsidP="00BF5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4D"/>
    <w:rsid w:val="00000A64"/>
    <w:rsid w:val="00001427"/>
    <w:rsid w:val="00005051"/>
    <w:rsid w:val="00007F0E"/>
    <w:rsid w:val="0002161D"/>
    <w:rsid w:val="00025CC9"/>
    <w:rsid w:val="00032C9E"/>
    <w:rsid w:val="00034106"/>
    <w:rsid w:val="0003568B"/>
    <w:rsid w:val="00040D0F"/>
    <w:rsid w:val="00044315"/>
    <w:rsid w:val="00045D38"/>
    <w:rsid w:val="000476D0"/>
    <w:rsid w:val="0004784D"/>
    <w:rsid w:val="000565BB"/>
    <w:rsid w:val="00060407"/>
    <w:rsid w:val="00065A9E"/>
    <w:rsid w:val="000675B1"/>
    <w:rsid w:val="00075912"/>
    <w:rsid w:val="0007748A"/>
    <w:rsid w:val="00085291"/>
    <w:rsid w:val="00085CC3"/>
    <w:rsid w:val="000963B4"/>
    <w:rsid w:val="000969C9"/>
    <w:rsid w:val="000A4667"/>
    <w:rsid w:val="000A4BD9"/>
    <w:rsid w:val="000B0BD4"/>
    <w:rsid w:val="000B3A1A"/>
    <w:rsid w:val="000B3DE8"/>
    <w:rsid w:val="000B4429"/>
    <w:rsid w:val="000D020C"/>
    <w:rsid w:val="000D0F28"/>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146C"/>
    <w:rsid w:val="00182FEB"/>
    <w:rsid w:val="001843A2"/>
    <w:rsid w:val="0018546B"/>
    <w:rsid w:val="00187B78"/>
    <w:rsid w:val="00194855"/>
    <w:rsid w:val="0019648D"/>
    <w:rsid w:val="001974D9"/>
    <w:rsid w:val="001A0A85"/>
    <w:rsid w:val="001A134D"/>
    <w:rsid w:val="001A1B20"/>
    <w:rsid w:val="001A3EBC"/>
    <w:rsid w:val="001A7377"/>
    <w:rsid w:val="001B7D3E"/>
    <w:rsid w:val="001C31A3"/>
    <w:rsid w:val="001C792A"/>
    <w:rsid w:val="001C7D50"/>
    <w:rsid w:val="001D14F5"/>
    <w:rsid w:val="001D2084"/>
    <w:rsid w:val="001D2958"/>
    <w:rsid w:val="001E4245"/>
    <w:rsid w:val="001E4530"/>
    <w:rsid w:val="001E5FDB"/>
    <w:rsid w:val="001E650F"/>
    <w:rsid w:val="001F097A"/>
    <w:rsid w:val="001F5311"/>
    <w:rsid w:val="001F596A"/>
    <w:rsid w:val="00200155"/>
    <w:rsid w:val="002056DD"/>
    <w:rsid w:val="002106EA"/>
    <w:rsid w:val="00212293"/>
    <w:rsid w:val="00213029"/>
    <w:rsid w:val="00214491"/>
    <w:rsid w:val="0022104F"/>
    <w:rsid w:val="00230E2B"/>
    <w:rsid w:val="00235593"/>
    <w:rsid w:val="002471C9"/>
    <w:rsid w:val="00251286"/>
    <w:rsid w:val="00253382"/>
    <w:rsid w:val="00265C7A"/>
    <w:rsid w:val="002764EB"/>
    <w:rsid w:val="002766A3"/>
    <w:rsid w:val="00277816"/>
    <w:rsid w:val="00281EEE"/>
    <w:rsid w:val="00296D04"/>
    <w:rsid w:val="002A3DF8"/>
    <w:rsid w:val="002B684D"/>
    <w:rsid w:val="002C5C5C"/>
    <w:rsid w:val="002D1862"/>
    <w:rsid w:val="002D23B9"/>
    <w:rsid w:val="002D359F"/>
    <w:rsid w:val="002D4EAF"/>
    <w:rsid w:val="002E6E81"/>
    <w:rsid w:val="002F354D"/>
    <w:rsid w:val="002F3629"/>
    <w:rsid w:val="002F46E6"/>
    <w:rsid w:val="0030530A"/>
    <w:rsid w:val="003111FE"/>
    <w:rsid w:val="003139AF"/>
    <w:rsid w:val="00314C10"/>
    <w:rsid w:val="00315DBD"/>
    <w:rsid w:val="00316E9B"/>
    <w:rsid w:val="00325FF6"/>
    <w:rsid w:val="0032606F"/>
    <w:rsid w:val="0032720B"/>
    <w:rsid w:val="00333CA0"/>
    <w:rsid w:val="00337DEE"/>
    <w:rsid w:val="00343C67"/>
    <w:rsid w:val="00353918"/>
    <w:rsid w:val="00370506"/>
    <w:rsid w:val="00370AF2"/>
    <w:rsid w:val="00374CF3"/>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07B9"/>
    <w:rsid w:val="00435476"/>
    <w:rsid w:val="004423EE"/>
    <w:rsid w:val="00445183"/>
    <w:rsid w:val="0046620A"/>
    <w:rsid w:val="00471184"/>
    <w:rsid w:val="0048786E"/>
    <w:rsid w:val="004941CD"/>
    <w:rsid w:val="00494A69"/>
    <w:rsid w:val="00496657"/>
    <w:rsid w:val="004A7227"/>
    <w:rsid w:val="004B2119"/>
    <w:rsid w:val="004B3DE7"/>
    <w:rsid w:val="004B4A9B"/>
    <w:rsid w:val="004C26B8"/>
    <w:rsid w:val="004D5659"/>
    <w:rsid w:val="004D5E95"/>
    <w:rsid w:val="004E2C6E"/>
    <w:rsid w:val="004E30CE"/>
    <w:rsid w:val="004F0485"/>
    <w:rsid w:val="004F3926"/>
    <w:rsid w:val="004F4426"/>
    <w:rsid w:val="004F5C5C"/>
    <w:rsid w:val="0050187D"/>
    <w:rsid w:val="00501934"/>
    <w:rsid w:val="005042CB"/>
    <w:rsid w:val="00520286"/>
    <w:rsid w:val="00525A8C"/>
    <w:rsid w:val="005470F4"/>
    <w:rsid w:val="00550ADA"/>
    <w:rsid w:val="00551C58"/>
    <w:rsid w:val="0055623F"/>
    <w:rsid w:val="00560779"/>
    <w:rsid w:val="005619B3"/>
    <w:rsid w:val="00565BF0"/>
    <w:rsid w:val="00571907"/>
    <w:rsid w:val="00573A10"/>
    <w:rsid w:val="00574219"/>
    <w:rsid w:val="00575642"/>
    <w:rsid w:val="005852A6"/>
    <w:rsid w:val="00590482"/>
    <w:rsid w:val="005933EF"/>
    <w:rsid w:val="00596D6F"/>
    <w:rsid w:val="005A55B2"/>
    <w:rsid w:val="005A7546"/>
    <w:rsid w:val="005B34CD"/>
    <w:rsid w:val="005D18E7"/>
    <w:rsid w:val="005D25FF"/>
    <w:rsid w:val="005D3B5F"/>
    <w:rsid w:val="005E0936"/>
    <w:rsid w:val="005E1416"/>
    <w:rsid w:val="005E6F93"/>
    <w:rsid w:val="005F3DDB"/>
    <w:rsid w:val="006072E8"/>
    <w:rsid w:val="00614C83"/>
    <w:rsid w:val="006256B7"/>
    <w:rsid w:val="0063341C"/>
    <w:rsid w:val="00643463"/>
    <w:rsid w:val="00656F9D"/>
    <w:rsid w:val="006642A4"/>
    <w:rsid w:val="006767E7"/>
    <w:rsid w:val="006774CF"/>
    <w:rsid w:val="00680F1C"/>
    <w:rsid w:val="00681B96"/>
    <w:rsid w:val="00694BEE"/>
    <w:rsid w:val="00697743"/>
    <w:rsid w:val="006A37C6"/>
    <w:rsid w:val="006B0A23"/>
    <w:rsid w:val="006C1684"/>
    <w:rsid w:val="006C687B"/>
    <w:rsid w:val="006D4A0B"/>
    <w:rsid w:val="006D78EB"/>
    <w:rsid w:val="006E21DE"/>
    <w:rsid w:val="006E64FD"/>
    <w:rsid w:val="006F6526"/>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64A54"/>
    <w:rsid w:val="007704E3"/>
    <w:rsid w:val="00774E9B"/>
    <w:rsid w:val="00785CCE"/>
    <w:rsid w:val="007908CE"/>
    <w:rsid w:val="00794AE2"/>
    <w:rsid w:val="007A07CD"/>
    <w:rsid w:val="007A10CD"/>
    <w:rsid w:val="007A177E"/>
    <w:rsid w:val="007A2D50"/>
    <w:rsid w:val="007A4C58"/>
    <w:rsid w:val="007B2B64"/>
    <w:rsid w:val="007B3B3B"/>
    <w:rsid w:val="007B4F22"/>
    <w:rsid w:val="007C2537"/>
    <w:rsid w:val="007C4638"/>
    <w:rsid w:val="007C6C45"/>
    <w:rsid w:val="007D4E3B"/>
    <w:rsid w:val="007E2B10"/>
    <w:rsid w:val="00814A5B"/>
    <w:rsid w:val="0081544F"/>
    <w:rsid w:val="00822CD6"/>
    <w:rsid w:val="00823603"/>
    <w:rsid w:val="00825396"/>
    <w:rsid w:val="0083048A"/>
    <w:rsid w:val="0083100E"/>
    <w:rsid w:val="008318F0"/>
    <w:rsid w:val="00850F14"/>
    <w:rsid w:val="00856351"/>
    <w:rsid w:val="00856799"/>
    <w:rsid w:val="0086427B"/>
    <w:rsid w:val="00865D17"/>
    <w:rsid w:val="0087517E"/>
    <w:rsid w:val="008773A9"/>
    <w:rsid w:val="00877ACA"/>
    <w:rsid w:val="0088120E"/>
    <w:rsid w:val="00881A6B"/>
    <w:rsid w:val="00882100"/>
    <w:rsid w:val="0089788D"/>
    <w:rsid w:val="008A3436"/>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97E0D"/>
    <w:rsid w:val="009A2868"/>
    <w:rsid w:val="009A4000"/>
    <w:rsid w:val="009A66AC"/>
    <w:rsid w:val="009A70E9"/>
    <w:rsid w:val="009B6685"/>
    <w:rsid w:val="009B7421"/>
    <w:rsid w:val="009C1952"/>
    <w:rsid w:val="009C64AF"/>
    <w:rsid w:val="009C6C65"/>
    <w:rsid w:val="009D187F"/>
    <w:rsid w:val="009E19F6"/>
    <w:rsid w:val="009F3CD6"/>
    <w:rsid w:val="009F463A"/>
    <w:rsid w:val="00A01A0D"/>
    <w:rsid w:val="00A174BB"/>
    <w:rsid w:val="00A17C60"/>
    <w:rsid w:val="00A300A4"/>
    <w:rsid w:val="00A36083"/>
    <w:rsid w:val="00A502E4"/>
    <w:rsid w:val="00A523B3"/>
    <w:rsid w:val="00A536CD"/>
    <w:rsid w:val="00A61AFF"/>
    <w:rsid w:val="00A633AE"/>
    <w:rsid w:val="00A64ED0"/>
    <w:rsid w:val="00A71141"/>
    <w:rsid w:val="00A71215"/>
    <w:rsid w:val="00A719D6"/>
    <w:rsid w:val="00A7380D"/>
    <w:rsid w:val="00A74122"/>
    <w:rsid w:val="00A768DA"/>
    <w:rsid w:val="00A84426"/>
    <w:rsid w:val="00A878A5"/>
    <w:rsid w:val="00A87D1F"/>
    <w:rsid w:val="00A906FF"/>
    <w:rsid w:val="00A946E2"/>
    <w:rsid w:val="00A976A2"/>
    <w:rsid w:val="00AA66D1"/>
    <w:rsid w:val="00AB4BA4"/>
    <w:rsid w:val="00AB66D3"/>
    <w:rsid w:val="00AD22D6"/>
    <w:rsid w:val="00AD3127"/>
    <w:rsid w:val="00AE6B52"/>
    <w:rsid w:val="00AF488E"/>
    <w:rsid w:val="00AF6A09"/>
    <w:rsid w:val="00B07AFB"/>
    <w:rsid w:val="00B11D16"/>
    <w:rsid w:val="00B12E13"/>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851D9"/>
    <w:rsid w:val="00B940CF"/>
    <w:rsid w:val="00BA4AF3"/>
    <w:rsid w:val="00BB53B0"/>
    <w:rsid w:val="00BB6960"/>
    <w:rsid w:val="00BC0C7E"/>
    <w:rsid w:val="00BC320B"/>
    <w:rsid w:val="00BC7784"/>
    <w:rsid w:val="00BD0D4D"/>
    <w:rsid w:val="00BD252E"/>
    <w:rsid w:val="00BD5405"/>
    <w:rsid w:val="00BD7B2B"/>
    <w:rsid w:val="00BE0853"/>
    <w:rsid w:val="00BE5B9E"/>
    <w:rsid w:val="00BF0C7A"/>
    <w:rsid w:val="00BF33AD"/>
    <w:rsid w:val="00BF56C9"/>
    <w:rsid w:val="00C01B94"/>
    <w:rsid w:val="00C06F24"/>
    <w:rsid w:val="00C079EA"/>
    <w:rsid w:val="00C121D6"/>
    <w:rsid w:val="00C15956"/>
    <w:rsid w:val="00C15CE1"/>
    <w:rsid w:val="00C227CA"/>
    <w:rsid w:val="00C252C8"/>
    <w:rsid w:val="00C26980"/>
    <w:rsid w:val="00C35121"/>
    <w:rsid w:val="00C419AA"/>
    <w:rsid w:val="00C43C9E"/>
    <w:rsid w:val="00C47A71"/>
    <w:rsid w:val="00C60431"/>
    <w:rsid w:val="00C62A09"/>
    <w:rsid w:val="00C6459F"/>
    <w:rsid w:val="00C7156D"/>
    <w:rsid w:val="00C93B45"/>
    <w:rsid w:val="00C95693"/>
    <w:rsid w:val="00CA0250"/>
    <w:rsid w:val="00CA3F7D"/>
    <w:rsid w:val="00CA5EC0"/>
    <w:rsid w:val="00CB0209"/>
    <w:rsid w:val="00CB4EE1"/>
    <w:rsid w:val="00CB513A"/>
    <w:rsid w:val="00CC0380"/>
    <w:rsid w:val="00CC114F"/>
    <w:rsid w:val="00CC3930"/>
    <w:rsid w:val="00CC4D53"/>
    <w:rsid w:val="00CD3E7C"/>
    <w:rsid w:val="00CE3173"/>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67E48"/>
    <w:rsid w:val="00D77A3F"/>
    <w:rsid w:val="00D77F23"/>
    <w:rsid w:val="00D865C5"/>
    <w:rsid w:val="00D95B76"/>
    <w:rsid w:val="00D9767F"/>
    <w:rsid w:val="00DA2DD4"/>
    <w:rsid w:val="00DB143E"/>
    <w:rsid w:val="00DB1AF2"/>
    <w:rsid w:val="00DB796D"/>
    <w:rsid w:val="00DC434F"/>
    <w:rsid w:val="00DC4D5A"/>
    <w:rsid w:val="00DC5E6F"/>
    <w:rsid w:val="00DC71DE"/>
    <w:rsid w:val="00DD28B6"/>
    <w:rsid w:val="00DD3121"/>
    <w:rsid w:val="00DD4ABA"/>
    <w:rsid w:val="00DD4D7C"/>
    <w:rsid w:val="00DD615B"/>
    <w:rsid w:val="00DD627D"/>
    <w:rsid w:val="00DD6EB6"/>
    <w:rsid w:val="00DD767F"/>
    <w:rsid w:val="00DE3277"/>
    <w:rsid w:val="00DE41C1"/>
    <w:rsid w:val="00DF7249"/>
    <w:rsid w:val="00DF7C2B"/>
    <w:rsid w:val="00E0032B"/>
    <w:rsid w:val="00E02157"/>
    <w:rsid w:val="00E04E09"/>
    <w:rsid w:val="00E15522"/>
    <w:rsid w:val="00E2797C"/>
    <w:rsid w:val="00E3708C"/>
    <w:rsid w:val="00E40B88"/>
    <w:rsid w:val="00E40F6A"/>
    <w:rsid w:val="00E42373"/>
    <w:rsid w:val="00E51860"/>
    <w:rsid w:val="00E51DCA"/>
    <w:rsid w:val="00E617B3"/>
    <w:rsid w:val="00E62094"/>
    <w:rsid w:val="00E646DD"/>
    <w:rsid w:val="00E7105B"/>
    <w:rsid w:val="00E72486"/>
    <w:rsid w:val="00E74BF5"/>
    <w:rsid w:val="00E76C89"/>
    <w:rsid w:val="00E77FFE"/>
    <w:rsid w:val="00E80B9F"/>
    <w:rsid w:val="00E81172"/>
    <w:rsid w:val="00E850B8"/>
    <w:rsid w:val="00E87020"/>
    <w:rsid w:val="00E87998"/>
    <w:rsid w:val="00E925A9"/>
    <w:rsid w:val="00E94DCE"/>
    <w:rsid w:val="00E9625C"/>
    <w:rsid w:val="00EA268D"/>
    <w:rsid w:val="00EA2DED"/>
    <w:rsid w:val="00EA45A6"/>
    <w:rsid w:val="00EA4DF8"/>
    <w:rsid w:val="00EB110D"/>
    <w:rsid w:val="00EB65B7"/>
    <w:rsid w:val="00EB7523"/>
    <w:rsid w:val="00EC4A45"/>
    <w:rsid w:val="00EC6617"/>
    <w:rsid w:val="00EC672D"/>
    <w:rsid w:val="00EC7D6D"/>
    <w:rsid w:val="00EE2DF5"/>
    <w:rsid w:val="00EE5DCA"/>
    <w:rsid w:val="00EE6134"/>
    <w:rsid w:val="00EF29B1"/>
    <w:rsid w:val="00EF6BA9"/>
    <w:rsid w:val="00F05954"/>
    <w:rsid w:val="00F14298"/>
    <w:rsid w:val="00F17F99"/>
    <w:rsid w:val="00F2630D"/>
    <w:rsid w:val="00F34388"/>
    <w:rsid w:val="00F41D72"/>
    <w:rsid w:val="00F520F8"/>
    <w:rsid w:val="00F52A0E"/>
    <w:rsid w:val="00F67EC0"/>
    <w:rsid w:val="00F713EE"/>
    <w:rsid w:val="00F77E9A"/>
    <w:rsid w:val="00F849BF"/>
    <w:rsid w:val="00F86A22"/>
    <w:rsid w:val="00F94250"/>
    <w:rsid w:val="00F94384"/>
    <w:rsid w:val="00FA3816"/>
    <w:rsid w:val="00FA3C66"/>
    <w:rsid w:val="00FA7885"/>
    <w:rsid w:val="00FB1B2D"/>
    <w:rsid w:val="00FB2567"/>
    <w:rsid w:val="00FC65B9"/>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9</Pages>
  <Words>3890</Words>
  <Characters>22176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Chris Richardson</cp:lastModifiedBy>
  <cp:revision>15</cp:revision>
  <dcterms:created xsi:type="dcterms:W3CDTF">2019-05-04T20:00:00Z</dcterms:created>
  <dcterms:modified xsi:type="dcterms:W3CDTF">2019-05-05T16:26:00Z</dcterms:modified>
</cp:coreProperties>
</file>